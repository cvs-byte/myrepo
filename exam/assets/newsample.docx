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4FAA56" w14:textId="77777777" w:rsidR="00173430" w:rsidRDefault="00410809">
      <w:pPr>
        <w:pBdr>
          <w:top w:val="nil"/>
          <w:left w:val="nil"/>
          <w:bottom w:val="nil"/>
          <w:right w:val="nil"/>
          <w:between w:val="nil"/>
        </w:pBdr>
        <w:rPr>
          <w:color w:val="000000"/>
          <w:sz w:val="24"/>
          <w:szCs w:val="24"/>
        </w:rPr>
      </w:pPr>
      <w:r>
        <w:rPr>
          <w:b/>
          <w:bCs/>
          <w:color w:val="000000"/>
          <w:sz w:val="24"/>
          <w:szCs w:val="24"/>
        </w:rPr>
        <w:t xml:space="preserve"> </w:t>
      </w:r>
    </w:p>
    <w:p w14:paraId="2B466A67" w14:textId="77777777" w:rsidR="00173430" w:rsidRDefault="00410809">
      <w:pPr>
        <w:pStyle w:val="Heading1"/>
        <w:spacing w:before="65" w:line="398" w:lineRule="auto"/>
        <w:ind w:left="0" w:right="578"/>
        <w:rPr>
          <w:sz w:val="24"/>
          <w:szCs w:val="24"/>
        </w:rPr>
      </w:pPr>
      <w:r>
        <w:rPr>
          <w:noProof/>
          <w:sz w:val="24"/>
          <w:szCs w:val="24"/>
        </w:rPr>
        <mc:AlternateContent>
          <mc:Choice Requires="wps">
            <w:drawing>
              <wp:anchor distT="0" distB="0" distL="0" distR="0" simplePos="0" relativeHeight="251658240" behindDoc="1" locked="0" layoutInCell="1" hidden="0" allowOverlap="1" wp14:anchorId="714CC5E2" wp14:editId="295066EA">
                <wp:simplePos x="0" y="0"/>
                <wp:positionH relativeFrom="page">
                  <wp:posOffset>304800</wp:posOffset>
                </wp:positionH>
                <wp:positionV relativeFrom="page">
                  <wp:posOffset>304544</wp:posOffset>
                </wp:positionV>
                <wp:extent cx="6967220" cy="10101580"/>
                <wp:effectExtent l="0" t="0" r="0" b="0"/>
                <wp:wrapNone/>
                <wp:docPr id="7" name="Free-form: Shap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67220" cy="10101580"/>
                        </a:xfrm>
                        <a:custGeom>
                          <a:avLst/>
                          <a:gdLst/>
                          <a:ahLst/>
                          <a:cxnLst/>
                          <a:rect l="l" t="t" r="r" b="b"/>
                          <a:pathLst>
                            <a:path w="6967220" h="10101580">
                              <a:moveTo>
                                <a:pt x="6949440" y="19050"/>
                              </a:moveTo>
                              <a:lnTo>
                                <a:pt x="6912610" y="19050"/>
                              </a:lnTo>
                              <a:lnTo>
                                <a:pt x="6912610" y="54610"/>
                              </a:lnTo>
                              <a:lnTo>
                                <a:pt x="6912610" y="10046970"/>
                              </a:lnTo>
                              <a:lnTo>
                                <a:pt x="6894195" y="10046970"/>
                              </a:lnTo>
                              <a:lnTo>
                                <a:pt x="54610" y="10046970"/>
                              </a:lnTo>
                              <a:lnTo>
                                <a:pt x="54610" y="54610"/>
                              </a:lnTo>
                              <a:lnTo>
                                <a:pt x="6894195" y="54610"/>
                              </a:lnTo>
                              <a:lnTo>
                                <a:pt x="6912610" y="54610"/>
                              </a:lnTo>
                              <a:lnTo>
                                <a:pt x="6912610" y="19050"/>
                              </a:lnTo>
                              <a:lnTo>
                                <a:pt x="6894195" y="19050"/>
                              </a:lnTo>
                              <a:lnTo>
                                <a:pt x="18415" y="19050"/>
                              </a:lnTo>
                              <a:lnTo>
                                <a:pt x="18415" y="54610"/>
                              </a:lnTo>
                              <a:lnTo>
                                <a:pt x="18415" y="10046970"/>
                              </a:lnTo>
                              <a:lnTo>
                                <a:pt x="18415" y="10082530"/>
                              </a:lnTo>
                              <a:lnTo>
                                <a:pt x="6894195" y="10082530"/>
                              </a:lnTo>
                              <a:lnTo>
                                <a:pt x="6949440" y="10082530"/>
                              </a:lnTo>
                              <a:lnTo>
                                <a:pt x="6949440" y="10046970"/>
                              </a:lnTo>
                              <a:lnTo>
                                <a:pt x="6949440" y="54610"/>
                              </a:lnTo>
                              <a:lnTo>
                                <a:pt x="6949440" y="19050"/>
                              </a:lnTo>
                              <a:close/>
                            </a:path>
                            <a:path w="6967220" h="10101580">
                              <a:moveTo>
                                <a:pt x="6967220" y="0"/>
                              </a:moveTo>
                              <a:lnTo>
                                <a:pt x="6958330" y="0"/>
                              </a:lnTo>
                              <a:lnTo>
                                <a:pt x="6958330" y="8890"/>
                              </a:lnTo>
                              <a:lnTo>
                                <a:pt x="6958330" y="10092690"/>
                              </a:lnTo>
                              <a:lnTo>
                                <a:pt x="6894195" y="10092690"/>
                              </a:lnTo>
                              <a:lnTo>
                                <a:pt x="8890" y="10092690"/>
                              </a:lnTo>
                              <a:lnTo>
                                <a:pt x="8890" y="8890"/>
                              </a:lnTo>
                              <a:lnTo>
                                <a:pt x="6894195" y="8890"/>
                              </a:lnTo>
                              <a:lnTo>
                                <a:pt x="6958330" y="8890"/>
                              </a:lnTo>
                              <a:lnTo>
                                <a:pt x="6958330" y="0"/>
                              </a:lnTo>
                              <a:lnTo>
                                <a:pt x="6894195" y="0"/>
                              </a:lnTo>
                              <a:lnTo>
                                <a:pt x="0" y="0"/>
                              </a:lnTo>
                              <a:lnTo>
                                <a:pt x="0" y="8890"/>
                              </a:lnTo>
                              <a:lnTo>
                                <a:pt x="0" y="10092690"/>
                              </a:lnTo>
                              <a:lnTo>
                                <a:pt x="0" y="10101580"/>
                              </a:lnTo>
                              <a:lnTo>
                                <a:pt x="6894195" y="10101580"/>
                              </a:lnTo>
                              <a:lnTo>
                                <a:pt x="6967220" y="10101580"/>
                              </a:lnTo>
                              <a:lnTo>
                                <a:pt x="6967220" y="10092690"/>
                              </a:lnTo>
                              <a:lnTo>
                                <a:pt x="6967220" y="8890"/>
                              </a:lnTo>
                              <a:lnTo>
                                <a:pt x="69672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BAB3701" id="Free-form: Shape 7" o:spid="_x0000_s1026" style="position:absolute;margin-left:24pt;margin-top:24pt;width:548.6pt;height:795.4pt;z-index:-251658240;visibility:visible;mso-wrap-style:square;mso-wrap-distance-left:0;mso-wrap-distance-top:0;mso-wrap-distance-right:0;mso-wrap-distance-bottom:0;mso-position-horizontal:absolute;mso-position-horizontal-relative:page;mso-position-vertical:absolute;mso-position-vertical-relative:page;v-text-anchor:top" coordsize="6967220,101015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" path="m6949440,19050r-36830,l6912610,54610r,9992360l6894195,10046970r-6839585,l54610,54610r6839585,l6912610,54610r,-35560l6894195,19050r-6875780,l18415,54610r,9992360l18415,10082530r6875780,l6949440,10082530r,-35560l6949440,54610r,-35560xem6967220,r-8890,l6958330,8890r,10083800l6894195,10092690r-6885305,l8890,8890r6885305,l6958330,8890r,-8890l6894195,,,,,8890,,10092690r,8890l6894195,10101580r73025,l6967220,10092690r,-10083800l6967220,xe" fillcolor="black" stroked="f">
                <v:path arrowok="t"/>
                <w10:wrap anchorx="page" anchory="page"/>
              </v:shape>
            </w:pict>
          </mc:Fallback>
        </mc:AlternateContent>
      </w:r>
      <w:r>
        <w:rPr>
          <w:noProof/>
          <w:sz w:val="24"/>
          <w:szCs w:val="24"/>
        </w:rPr>
        <mc:AlternateContent>
          <mc:Choice Requires="wps">
            <w:drawing>
              <wp:anchor distT="0" distB="0" distL="0" distR="0" simplePos="0" relativeHeight="251659264" behindDoc="1" locked="0" layoutInCell="1" hidden="0" allowOverlap="1" wp14:anchorId="0C88E392" wp14:editId="7A8F133B">
                <wp:simplePos x="0" y="0"/>
                <wp:positionH relativeFrom="page">
                  <wp:posOffset>304800</wp:posOffset>
                </wp:positionH>
                <wp:positionV relativeFrom="page">
                  <wp:posOffset>304544</wp:posOffset>
                </wp:positionV>
                <wp:extent cx="6967220" cy="10101580"/>
                <wp:effectExtent l="0" t="0" r="0" b="0"/>
                <wp:wrapNone/>
                <wp:docPr id="6" name="Free-form: 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67220" cy="10101580"/>
                        </a:xfrm>
                        <a:custGeom>
                          <a:avLst/>
                          <a:gdLst/>
                          <a:ahLst/>
                          <a:cxnLst/>
                          <a:rect l="l" t="t" r="r" b="b"/>
                          <a:pathLst>
                            <a:path w="6967220" h="10101580">
                              <a:moveTo>
                                <a:pt x="6949440" y="19050"/>
                              </a:moveTo>
                              <a:lnTo>
                                <a:pt x="6912610" y="19050"/>
                              </a:lnTo>
                              <a:lnTo>
                                <a:pt x="6912610" y="54610"/>
                              </a:lnTo>
                              <a:lnTo>
                                <a:pt x="6912610" y="10046970"/>
                              </a:lnTo>
                              <a:lnTo>
                                <a:pt x="6894195" y="10046970"/>
                              </a:lnTo>
                              <a:lnTo>
                                <a:pt x="54610" y="10046970"/>
                              </a:lnTo>
                              <a:lnTo>
                                <a:pt x="54610" y="54610"/>
                              </a:lnTo>
                              <a:lnTo>
                                <a:pt x="6894195" y="54610"/>
                              </a:lnTo>
                              <a:lnTo>
                                <a:pt x="6912610" y="54610"/>
                              </a:lnTo>
                              <a:lnTo>
                                <a:pt x="6912610" y="19050"/>
                              </a:lnTo>
                              <a:lnTo>
                                <a:pt x="6894195" y="19050"/>
                              </a:lnTo>
                              <a:lnTo>
                                <a:pt x="18415" y="19050"/>
                              </a:lnTo>
                              <a:lnTo>
                                <a:pt x="18415" y="54610"/>
                              </a:lnTo>
                              <a:lnTo>
                                <a:pt x="18415" y="10046970"/>
                              </a:lnTo>
                              <a:lnTo>
                                <a:pt x="18415" y="10082530"/>
                              </a:lnTo>
                              <a:lnTo>
                                <a:pt x="6894195" y="10082530"/>
                              </a:lnTo>
                              <a:lnTo>
                                <a:pt x="6949440" y="10082530"/>
                              </a:lnTo>
                              <a:lnTo>
                                <a:pt x="6949440" y="10046970"/>
                              </a:lnTo>
                              <a:lnTo>
                                <a:pt x="6949440" y="54610"/>
                              </a:lnTo>
                              <a:lnTo>
                                <a:pt x="6949440" y="19050"/>
                              </a:lnTo>
                              <a:close/>
                            </a:path>
                            <a:path w="6967220" h="10101580">
                              <a:moveTo>
                                <a:pt x="6967220" y="0"/>
                              </a:moveTo>
                              <a:lnTo>
                                <a:pt x="6958330" y="0"/>
                              </a:lnTo>
                              <a:lnTo>
                                <a:pt x="6958330" y="8890"/>
                              </a:lnTo>
                              <a:lnTo>
                                <a:pt x="6958330" y="10092690"/>
                              </a:lnTo>
                              <a:lnTo>
                                <a:pt x="6894195" y="10092690"/>
                              </a:lnTo>
                              <a:lnTo>
                                <a:pt x="8890" y="10092690"/>
                              </a:lnTo>
                              <a:lnTo>
                                <a:pt x="8890" y="8890"/>
                              </a:lnTo>
                              <a:lnTo>
                                <a:pt x="6894195" y="8890"/>
                              </a:lnTo>
                              <a:lnTo>
                                <a:pt x="6958330" y="8890"/>
                              </a:lnTo>
                              <a:lnTo>
                                <a:pt x="6958330" y="0"/>
                              </a:lnTo>
                              <a:lnTo>
                                <a:pt x="6894195" y="0"/>
                              </a:lnTo>
                              <a:lnTo>
                                <a:pt x="0" y="0"/>
                              </a:lnTo>
                              <a:lnTo>
                                <a:pt x="0" y="8890"/>
                              </a:lnTo>
                              <a:lnTo>
                                <a:pt x="0" y="10092690"/>
                              </a:lnTo>
                              <a:lnTo>
                                <a:pt x="0" y="10101580"/>
                              </a:lnTo>
                              <a:lnTo>
                                <a:pt x="6894195" y="10101580"/>
                              </a:lnTo>
                              <a:lnTo>
                                <a:pt x="6967220" y="10101580"/>
                              </a:lnTo>
                              <a:lnTo>
                                <a:pt x="6967220" y="10092690"/>
                              </a:lnTo>
                              <a:lnTo>
                                <a:pt x="6967220" y="8890"/>
                              </a:lnTo>
                              <a:lnTo>
                                <a:pt x="69672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85CE67C" id="Free-form: Shape 6" o:spid="_x0000_s1026" style="position:absolute;margin-left:24pt;margin-top:24pt;width:548.6pt;height:795.4pt;z-index:-251657216;visibility:visible;mso-wrap-style:square;mso-wrap-distance-left:0;mso-wrap-distance-top:0;mso-wrap-distance-right:0;mso-wrap-distance-bottom:0;mso-position-horizontal:absolute;mso-position-horizontal-relative:page;mso-position-vertical:absolute;mso-position-vertical-relative:page;v-text-anchor:top" coordsize="6967220,101015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" path="m6949440,19050r-36830,l6912610,54610r,9992360l6894195,10046970r-6839585,l54610,54610r6839585,l6912610,54610r,-35560l6894195,19050r-6875780,l18415,54610r,9992360l18415,10082530r6875780,l6949440,10082530r,-35560l6949440,54610r,-35560xem6967220,r-8890,l6958330,8890r,10083800l6894195,10092690r-6885305,l8890,8890r6885305,l6958330,8890r,-8890l6894195,,,,,8890,,10092690r,8890l6894195,10101580r73025,l6967220,10092690r,-10083800l6967220,xe" fillcolor="black" stroked="f">
                <v:path arrowok="t"/>
                <w10:wrap anchorx="page" anchory="page"/>
              </v:shape>
            </w:pict>
          </mc:Fallback>
        </mc:AlternateContent>
      </w:r>
      <w:r>
        <w:rPr>
          <w:sz w:val="24"/>
          <w:szCs w:val="24"/>
        </w:rPr>
        <w:t xml:space="preserve">                                 Department of Computer Science &amp; Engineering</w:t>
      </w:r>
    </w:p>
    <w:p w14:paraId="476CBDFF" w14:textId="77777777" w:rsidR="00173430" w:rsidRDefault="00410809">
      <w:pPr>
        <w:pStyle w:val="Heading1"/>
        <w:spacing w:before="65" w:line="398" w:lineRule="auto"/>
        <w:ind w:left="0" w:right="578"/>
        <w:jc w:val="center"/>
        <w:rPr>
          <w:sz w:val="24"/>
          <w:szCs w:val="24"/>
        </w:rPr>
      </w:pPr>
      <w:r>
        <w:rPr>
          <w:sz w:val="24"/>
          <w:szCs w:val="24"/>
        </w:rPr>
        <w:t>(Artificial Intelligence &amp; Machine Learning)</w:t>
      </w:r>
    </w:p>
    <w:p w14:paraId="31C1AB8A" w14:textId="77777777" w:rsidR="00173430" w:rsidRDefault="00173430">
      <w:pPr>
        <w:pBdr>
          <w:top w:val="nil"/>
          <w:left w:val="nil"/>
          <w:bottom w:val="nil"/>
          <w:right w:val="nil"/>
          <w:between w:val="nil"/>
        </w:pBdr>
        <w:rPr>
          <w:b/>
          <w:bCs/>
          <w:color w:val="000000"/>
          <w:sz w:val="24"/>
          <w:szCs w:val="24"/>
        </w:rPr>
      </w:pPr>
    </w:p>
    <w:p w14:paraId="6DDEA70B" w14:textId="77777777" w:rsidR="00173430" w:rsidRDefault="00173430">
      <w:pPr>
        <w:pBdr>
          <w:top w:val="nil"/>
          <w:left w:val="nil"/>
          <w:bottom w:val="nil"/>
          <w:right w:val="nil"/>
          <w:between w:val="nil"/>
        </w:pBdr>
        <w:spacing w:before="263"/>
        <w:rPr>
          <w:b/>
          <w:bCs/>
          <w:color w:val="000000"/>
          <w:sz w:val="24"/>
          <w:szCs w:val="24"/>
        </w:rPr>
      </w:pPr>
    </w:p>
    <w:p w14:paraId="11BB5001" w14:textId="77777777" w:rsidR="00173430" w:rsidRDefault="00410809">
      <w:pPr>
        <w:spacing w:before="1"/>
        <w:ind w:right="94"/>
        <w:jc w:val="center"/>
        <w:rPr>
          <w:b/>
          <w:bCs/>
          <w:sz w:val="24"/>
          <w:szCs w:val="24"/>
        </w:rPr>
      </w:pPr>
      <w:r>
        <w:rPr>
          <w:b/>
          <w:bCs/>
          <w:sz w:val="24"/>
          <w:szCs w:val="24"/>
        </w:rPr>
        <w:t>Vision</w:t>
      </w:r>
    </w:p>
    <w:p w14:paraId="59F8E558" w14:textId="77777777" w:rsidR="00173430" w:rsidRDefault="00410809">
      <w:pPr>
        <w:spacing w:before="161" w:line="360" w:lineRule="auto"/>
        <w:ind w:left="31" w:right="86"/>
        <w:jc w:val="both"/>
        <w:rPr>
          <w:sz w:val="24"/>
          <w:szCs w:val="24"/>
        </w:rPr>
      </w:pPr>
      <w:r>
        <w:rPr>
          <w:sz w:val="24"/>
          <w:szCs w:val="24"/>
        </w:rPr>
        <w:t>To be a premier centre for academic excellence and research through innovative interdisciplinary collaborations and making significant contributions to the community, organizations, and society as a whole.</w:t>
      </w:r>
    </w:p>
    <w:p w14:paraId="3C83368A" w14:textId="77777777" w:rsidR="00173430" w:rsidRDefault="00173430">
      <w:pPr>
        <w:pBdr>
          <w:top w:val="nil"/>
          <w:left w:val="nil"/>
          <w:bottom w:val="nil"/>
          <w:right w:val="nil"/>
          <w:between w:val="nil"/>
        </w:pBdr>
        <w:spacing w:before="28"/>
        <w:rPr>
          <w:color w:val="000000"/>
          <w:sz w:val="24"/>
          <w:szCs w:val="24"/>
        </w:rPr>
      </w:pPr>
    </w:p>
    <w:p w14:paraId="10D0103F" w14:textId="77777777" w:rsidR="00173430" w:rsidRDefault="00410809">
      <w:pPr>
        <w:pStyle w:val="Heading1"/>
        <w:ind w:left="3797"/>
        <w:rPr>
          <w:sz w:val="24"/>
          <w:szCs w:val="24"/>
        </w:rPr>
      </w:pPr>
      <w:r>
        <w:rPr>
          <w:sz w:val="24"/>
          <w:szCs w:val="24"/>
        </w:rPr>
        <w:t xml:space="preserve">         Mission</w:t>
      </w:r>
    </w:p>
    <w:p w14:paraId="190BF8A3" w14:textId="77777777" w:rsidR="00173430" w:rsidRDefault="00410809">
      <w:pPr>
        <w:numPr>
          <w:ilvl w:val="0"/>
          <w:numId w:val="5"/>
        </w:numPr>
        <w:pBdr>
          <w:top w:val="nil"/>
          <w:left w:val="nil"/>
          <w:bottom w:val="nil"/>
          <w:right w:val="nil"/>
          <w:between w:val="nil"/>
        </w:pBdr>
        <w:tabs>
          <w:tab w:val="left" w:pos="554"/>
        </w:tabs>
        <w:spacing w:before="158" w:line="362" w:lineRule="auto"/>
        <w:ind w:right="174"/>
        <w:rPr>
          <w:color w:val="000000"/>
          <w:sz w:val="24"/>
          <w:szCs w:val="24"/>
        </w:rPr>
      </w:pPr>
      <w:r>
        <w:rPr>
          <w:color w:val="000000"/>
          <w:sz w:val="24"/>
          <w:szCs w:val="24"/>
        </w:rPr>
        <w:t>To impart cutting-edge Artificial Intelligence technology in accordance with industry norms.</w:t>
      </w:r>
    </w:p>
    <w:p w14:paraId="7B4E3E15" w14:textId="77777777" w:rsidR="00173430" w:rsidRDefault="00410809">
      <w:pPr>
        <w:numPr>
          <w:ilvl w:val="0"/>
          <w:numId w:val="5"/>
        </w:numPr>
        <w:pBdr>
          <w:top w:val="nil"/>
          <w:left w:val="nil"/>
          <w:bottom w:val="nil"/>
          <w:right w:val="nil"/>
          <w:between w:val="nil"/>
        </w:pBdr>
        <w:tabs>
          <w:tab w:val="left" w:pos="554"/>
        </w:tabs>
        <w:spacing w:before="5" w:line="360" w:lineRule="auto"/>
        <w:ind w:right="323"/>
        <w:rPr>
          <w:color w:val="000000"/>
          <w:sz w:val="24"/>
          <w:szCs w:val="24"/>
        </w:rPr>
      </w:pPr>
      <w:r>
        <w:rPr>
          <w:color w:val="000000"/>
          <w:sz w:val="24"/>
          <w:szCs w:val="24"/>
        </w:rPr>
        <w:t xml:space="preserve">To </w:t>
      </w:r>
      <w:proofErr w:type="spellStart"/>
      <w:r>
        <w:rPr>
          <w:color w:val="000000"/>
          <w:sz w:val="24"/>
          <w:szCs w:val="24"/>
        </w:rPr>
        <w:t>instill</w:t>
      </w:r>
      <w:proofErr w:type="spellEnd"/>
      <w:r>
        <w:rPr>
          <w:color w:val="000000"/>
          <w:sz w:val="24"/>
          <w:szCs w:val="24"/>
        </w:rPr>
        <w:t xml:space="preserve"> in students a desire to conduct research in order to tackle challenging technical problems for industry.</w:t>
      </w:r>
    </w:p>
    <w:p w14:paraId="03B0A6AA" w14:textId="77777777" w:rsidR="00173430" w:rsidRDefault="00410809">
      <w:pPr>
        <w:numPr>
          <w:ilvl w:val="0"/>
          <w:numId w:val="5"/>
        </w:numPr>
        <w:pBdr>
          <w:top w:val="nil"/>
          <w:left w:val="nil"/>
          <w:bottom w:val="nil"/>
          <w:right w:val="nil"/>
          <w:between w:val="nil"/>
        </w:pBdr>
        <w:tabs>
          <w:tab w:val="left" w:pos="554"/>
        </w:tabs>
        <w:spacing w:line="357" w:lineRule="auto"/>
        <w:ind w:right="918"/>
        <w:rPr>
          <w:color w:val="000000"/>
          <w:sz w:val="24"/>
          <w:szCs w:val="24"/>
        </w:rPr>
      </w:pPr>
      <w:r>
        <w:rPr>
          <w:color w:val="000000"/>
          <w:sz w:val="24"/>
          <w:szCs w:val="24"/>
        </w:rPr>
        <w:t>To develop effective graduates who are responsible for their professional growth, leadership qualities and are committed to lifelong learning.</w:t>
      </w:r>
    </w:p>
    <w:p w14:paraId="2AF68520" w14:textId="77777777" w:rsidR="00173430" w:rsidRDefault="00410809">
      <w:pPr>
        <w:pStyle w:val="Heading1"/>
        <w:spacing w:before="266"/>
        <w:ind w:left="3905"/>
        <w:rPr>
          <w:sz w:val="24"/>
          <w:szCs w:val="24"/>
        </w:rPr>
      </w:pPr>
      <w:r>
        <w:rPr>
          <w:sz w:val="24"/>
          <w:szCs w:val="24"/>
        </w:rPr>
        <w:t>Quality Policy</w:t>
      </w:r>
    </w:p>
    <w:p w14:paraId="4E5DED66" w14:textId="77777777" w:rsidR="00173430" w:rsidRDefault="00410809">
      <w:pPr>
        <w:numPr>
          <w:ilvl w:val="0"/>
          <w:numId w:val="5"/>
        </w:numPr>
        <w:pBdr>
          <w:top w:val="nil"/>
          <w:left w:val="nil"/>
          <w:bottom w:val="nil"/>
          <w:right w:val="nil"/>
          <w:between w:val="nil"/>
        </w:pBdr>
        <w:tabs>
          <w:tab w:val="left" w:pos="592"/>
        </w:tabs>
        <w:spacing w:before="288" w:line="336" w:lineRule="auto"/>
        <w:ind w:left="592" w:right="590" w:hanging="423"/>
        <w:jc w:val="both"/>
        <w:rPr>
          <w:color w:val="000000"/>
          <w:sz w:val="24"/>
          <w:szCs w:val="24"/>
        </w:rPr>
      </w:pPr>
      <w:r>
        <w:rPr>
          <w:color w:val="000000"/>
          <w:sz w:val="24"/>
          <w:szCs w:val="24"/>
        </w:rPr>
        <w:t>To provide sophisticated technical infrastructure and to inspire students to reach their full potential.</w:t>
      </w:r>
    </w:p>
    <w:p w14:paraId="0469348E" w14:textId="77777777" w:rsidR="00173430" w:rsidRDefault="00410809">
      <w:pPr>
        <w:numPr>
          <w:ilvl w:val="0"/>
          <w:numId w:val="5"/>
        </w:numPr>
        <w:pBdr>
          <w:top w:val="nil"/>
          <w:left w:val="nil"/>
          <w:bottom w:val="nil"/>
          <w:right w:val="nil"/>
          <w:between w:val="nil"/>
        </w:pBdr>
        <w:tabs>
          <w:tab w:val="left" w:pos="592"/>
        </w:tabs>
        <w:spacing w:before="45" w:line="345" w:lineRule="auto"/>
        <w:ind w:left="592" w:right="652" w:hanging="423"/>
        <w:jc w:val="both"/>
        <w:rPr>
          <w:color w:val="000000"/>
          <w:sz w:val="24"/>
          <w:szCs w:val="24"/>
        </w:rPr>
      </w:pPr>
      <w:r>
        <w:rPr>
          <w:color w:val="000000"/>
          <w:sz w:val="24"/>
          <w:szCs w:val="24"/>
        </w:rPr>
        <w:t>To provide students with a solid academic and research environment for a comprehensive learning experience.</w:t>
      </w:r>
    </w:p>
    <w:p w14:paraId="5311DE89" w14:textId="77777777" w:rsidR="00173430" w:rsidRDefault="00410809">
      <w:pPr>
        <w:numPr>
          <w:ilvl w:val="0"/>
          <w:numId w:val="5"/>
        </w:numPr>
        <w:pBdr>
          <w:top w:val="nil"/>
          <w:left w:val="nil"/>
          <w:bottom w:val="nil"/>
          <w:right w:val="nil"/>
          <w:between w:val="nil"/>
        </w:pBdr>
        <w:tabs>
          <w:tab w:val="left" w:pos="592"/>
        </w:tabs>
        <w:spacing w:before="30" w:line="352" w:lineRule="auto"/>
        <w:ind w:left="592" w:right="132" w:hanging="423"/>
        <w:jc w:val="both"/>
        <w:rPr>
          <w:color w:val="000000"/>
          <w:sz w:val="24"/>
          <w:szCs w:val="24"/>
        </w:rPr>
        <w:sectPr w:rsidR="00173430">
          <w:pgSz w:w="11940" w:h="16870"/>
          <w:pgMar w:top="1020" w:right="992" w:bottom="280" w:left="1275" w:header="720" w:footer="720" w:gutter="0"/>
          <w:pgNumType w:start="1"/>
          <w:cols w:space="720"/>
        </w:sectPr>
      </w:pPr>
      <w:r>
        <w:rPr>
          <w:color w:val="000000"/>
          <w:sz w:val="24"/>
          <w:szCs w:val="24"/>
        </w:rPr>
        <w:t>To provide research development, consulting, testing, and customized training to satisfy specific industrial demands, thereby encouraging self-employment and entrepreneurship among students.</w:t>
      </w:r>
    </w:p>
    <w:p w14:paraId="6F931B63" w14:textId="77777777" w:rsidR="00173430" w:rsidRDefault="00410809">
      <w:pPr>
        <w:pStyle w:val="Heading1"/>
        <w:spacing w:before="18"/>
        <w:ind w:firstLine="511"/>
        <w:rPr>
          <w:sz w:val="24"/>
          <w:szCs w:val="24"/>
        </w:rPr>
      </w:pPr>
      <w:r>
        <w:rPr>
          <w:noProof/>
          <w:sz w:val="24"/>
          <w:szCs w:val="24"/>
        </w:rPr>
        <w:lastRenderedPageBreak/>
        <mc:AlternateContent>
          <mc:Choice Requires="wps">
            <w:drawing>
              <wp:anchor distT="0" distB="0" distL="0" distR="0" simplePos="0" relativeHeight="251660288" behindDoc="1" locked="0" layoutInCell="1" hidden="0" allowOverlap="1" wp14:anchorId="5DE1AB4E" wp14:editId="3575A654">
                <wp:simplePos x="0" y="0"/>
                <wp:positionH relativeFrom="page">
                  <wp:posOffset>304800</wp:posOffset>
                </wp:positionH>
                <wp:positionV relativeFrom="page">
                  <wp:posOffset>305053</wp:posOffset>
                </wp:positionV>
                <wp:extent cx="6961505" cy="10091420"/>
                <wp:effectExtent l="0" t="0" r="0" b="0"/>
                <wp:wrapNone/>
                <wp:docPr id="5" name="Free-form: Shap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61505" cy="10091420"/>
                        </a:xfrm>
                        <a:custGeom>
                          <a:avLst/>
                          <a:gdLst/>
                          <a:ahLst/>
                          <a:cxnLst/>
                          <a:rect l="l" t="t" r="r" b="b"/>
                          <a:pathLst>
                            <a:path w="6961505" h="10091420">
                              <a:moveTo>
                                <a:pt x="6887845" y="63500"/>
                              </a:moveTo>
                              <a:lnTo>
                                <a:pt x="64135" y="63500"/>
                              </a:lnTo>
                              <a:lnTo>
                                <a:pt x="64135" y="72390"/>
                              </a:lnTo>
                              <a:lnTo>
                                <a:pt x="64135" y="10019030"/>
                              </a:lnTo>
                              <a:lnTo>
                                <a:pt x="64135" y="10027920"/>
                              </a:lnTo>
                              <a:lnTo>
                                <a:pt x="6887845" y="10027920"/>
                              </a:lnTo>
                              <a:lnTo>
                                <a:pt x="6887845" y="10019030"/>
                              </a:lnTo>
                              <a:lnTo>
                                <a:pt x="73660" y="10019030"/>
                              </a:lnTo>
                              <a:lnTo>
                                <a:pt x="73660" y="72390"/>
                              </a:lnTo>
                              <a:lnTo>
                                <a:pt x="6887845" y="72390"/>
                              </a:lnTo>
                              <a:lnTo>
                                <a:pt x="6887845" y="63500"/>
                              </a:lnTo>
                              <a:close/>
                            </a:path>
                            <a:path w="6961505" h="10091420">
                              <a:moveTo>
                                <a:pt x="6887845" y="17780"/>
                              </a:moveTo>
                              <a:lnTo>
                                <a:pt x="18415" y="17780"/>
                              </a:lnTo>
                              <a:lnTo>
                                <a:pt x="18415" y="54610"/>
                              </a:lnTo>
                              <a:lnTo>
                                <a:pt x="18415" y="10036810"/>
                              </a:lnTo>
                              <a:lnTo>
                                <a:pt x="18415" y="10073640"/>
                              </a:lnTo>
                              <a:lnTo>
                                <a:pt x="6887845" y="10073640"/>
                              </a:lnTo>
                              <a:lnTo>
                                <a:pt x="6887845" y="10036810"/>
                              </a:lnTo>
                              <a:lnTo>
                                <a:pt x="55245" y="10036810"/>
                              </a:lnTo>
                              <a:lnTo>
                                <a:pt x="55245" y="54610"/>
                              </a:lnTo>
                              <a:lnTo>
                                <a:pt x="6887845" y="54610"/>
                              </a:lnTo>
                              <a:lnTo>
                                <a:pt x="6887845" y="17780"/>
                              </a:lnTo>
                              <a:close/>
                            </a:path>
                            <a:path w="6961505" h="10091420">
                              <a:moveTo>
                                <a:pt x="6887845" y="0"/>
                              </a:moveTo>
                              <a:lnTo>
                                <a:pt x="0" y="0"/>
                              </a:lnTo>
                              <a:lnTo>
                                <a:pt x="0" y="8890"/>
                              </a:lnTo>
                              <a:lnTo>
                                <a:pt x="0" y="10082530"/>
                              </a:lnTo>
                              <a:lnTo>
                                <a:pt x="0" y="10091420"/>
                              </a:lnTo>
                              <a:lnTo>
                                <a:pt x="6887845" y="10091420"/>
                              </a:lnTo>
                              <a:lnTo>
                                <a:pt x="6887845" y="10082530"/>
                              </a:lnTo>
                              <a:lnTo>
                                <a:pt x="8890" y="10082530"/>
                              </a:lnTo>
                              <a:lnTo>
                                <a:pt x="8890" y="8890"/>
                              </a:lnTo>
                              <a:lnTo>
                                <a:pt x="6887845" y="8890"/>
                              </a:lnTo>
                              <a:lnTo>
                                <a:pt x="6887845" y="0"/>
                              </a:lnTo>
                              <a:close/>
                            </a:path>
                            <a:path w="6961505" h="10091420">
                              <a:moveTo>
                                <a:pt x="6897370" y="63881"/>
                              </a:moveTo>
                              <a:lnTo>
                                <a:pt x="6888480" y="63881"/>
                              </a:lnTo>
                              <a:lnTo>
                                <a:pt x="6888480" y="10027679"/>
                              </a:lnTo>
                              <a:lnTo>
                                <a:pt x="6897370" y="10027666"/>
                              </a:lnTo>
                              <a:lnTo>
                                <a:pt x="6897370" y="63881"/>
                              </a:lnTo>
                              <a:close/>
                            </a:path>
                            <a:path w="6961505" h="10091420">
                              <a:moveTo>
                                <a:pt x="6943090" y="17780"/>
                              </a:moveTo>
                              <a:lnTo>
                                <a:pt x="6888480" y="17780"/>
                              </a:lnTo>
                              <a:lnTo>
                                <a:pt x="6888480" y="54610"/>
                              </a:lnTo>
                              <a:lnTo>
                                <a:pt x="6906260" y="54610"/>
                              </a:lnTo>
                              <a:lnTo>
                                <a:pt x="6906260" y="10036810"/>
                              </a:lnTo>
                              <a:lnTo>
                                <a:pt x="6888480" y="10036810"/>
                              </a:lnTo>
                              <a:lnTo>
                                <a:pt x="6888480" y="10073640"/>
                              </a:lnTo>
                              <a:lnTo>
                                <a:pt x="6943090" y="10073640"/>
                              </a:lnTo>
                              <a:lnTo>
                                <a:pt x="6943090" y="10036810"/>
                              </a:lnTo>
                              <a:lnTo>
                                <a:pt x="6943090" y="54610"/>
                              </a:lnTo>
                              <a:lnTo>
                                <a:pt x="6943090" y="17780"/>
                              </a:lnTo>
                              <a:close/>
                            </a:path>
                            <a:path w="6961505" h="10091420">
                              <a:moveTo>
                                <a:pt x="6961505" y="0"/>
                              </a:moveTo>
                              <a:lnTo>
                                <a:pt x="6888480" y="0"/>
                              </a:lnTo>
                              <a:lnTo>
                                <a:pt x="6888480" y="8890"/>
                              </a:lnTo>
                              <a:lnTo>
                                <a:pt x="6952615" y="8890"/>
                              </a:lnTo>
                              <a:lnTo>
                                <a:pt x="6952615" y="10082530"/>
                              </a:lnTo>
                              <a:lnTo>
                                <a:pt x="6888480" y="10082530"/>
                              </a:lnTo>
                              <a:lnTo>
                                <a:pt x="6888480" y="10091420"/>
                              </a:lnTo>
                              <a:lnTo>
                                <a:pt x="6961505" y="10091420"/>
                              </a:lnTo>
                              <a:lnTo>
                                <a:pt x="6961505" y="10082530"/>
                              </a:lnTo>
                              <a:lnTo>
                                <a:pt x="6961505" y="8890"/>
                              </a:lnTo>
                              <a:lnTo>
                                <a:pt x="69615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3D7E64E" id="Free-form: Shape 5" o:spid="_x0000_s1026" style="position:absolute;margin-left:24pt;margin-top:24pt;width:548.15pt;height:794.6pt;z-index:-251656192;visibility:visible;mso-wrap-style:square;mso-wrap-distance-left:0;mso-wrap-distance-top:0;mso-wrap-distance-right:0;mso-wrap-distance-bottom:0;mso-position-horizontal:absolute;mso-position-horizontal-relative:page;mso-position-vertical:absolute;mso-position-vertical-relative:page;v-text-anchor:top" coordsize="6961505,100914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" path="m6887845,63500r-6823710,l64135,72390r,9946640l64135,10027920r6823710,l6887845,10019030r-6814185,l73660,72390r6814185,l6887845,63500xem6887845,17780r-6869430,l18415,54610r,9982200l18415,10073640r6869430,l6887845,10036810r-6832600,l55245,54610r6832600,l6887845,17780xem6887845,l,,,8890,,10082530r,8890l6887845,10091420r,-8890l8890,10082530,8890,8890r6878955,l6887845,xem6897370,63881r-8890,l6888480,10027679r8890,-13l6897370,63881xem6943090,17780r-54610,l6888480,54610r17780,l6906260,10036810r-17780,l6888480,10073640r54610,l6943090,10036810r,-9982200l6943090,17780xem6961505,r-73025,l6888480,8890r64135,l6952615,10082530r-64135,l6888480,10091420r73025,l6961505,10082530r,-10073640l6961505,xe" fillcolor="black" stroked="f">
                <v:path arrowok="t"/>
                <w10:wrap anchorx="page" anchory="page"/>
              </v:shape>
            </w:pict>
          </mc:Fallback>
        </mc:AlternateContent>
      </w:r>
      <w:r>
        <w:rPr>
          <w:sz w:val="24"/>
          <w:szCs w:val="24"/>
          <w:u w:val="single"/>
        </w:rPr>
        <w:t>Programme Educational Objectives (PEO):</w:t>
      </w:r>
    </w:p>
    <w:p w14:paraId="798E9B33" w14:textId="77777777" w:rsidR="00173430" w:rsidRDefault="00173430">
      <w:pPr>
        <w:pBdr>
          <w:top w:val="nil"/>
          <w:left w:val="nil"/>
          <w:bottom w:val="nil"/>
          <w:right w:val="nil"/>
          <w:between w:val="nil"/>
        </w:pBdr>
        <w:spacing w:before="100"/>
        <w:rPr>
          <w:b/>
          <w:bCs/>
          <w:color w:val="000000"/>
          <w:sz w:val="24"/>
          <w:szCs w:val="24"/>
        </w:rPr>
      </w:pPr>
    </w:p>
    <w:p w14:paraId="6EE4E5A4" w14:textId="77777777" w:rsidR="00173430" w:rsidRDefault="00410809">
      <w:pPr>
        <w:spacing w:before="1" w:line="360" w:lineRule="auto"/>
        <w:ind w:left="511" w:right="832"/>
        <w:jc w:val="both"/>
        <w:rPr>
          <w:sz w:val="24"/>
          <w:szCs w:val="24"/>
        </w:rPr>
      </w:pPr>
      <w:r>
        <w:rPr>
          <w:sz w:val="24"/>
          <w:szCs w:val="24"/>
        </w:rPr>
        <w:t xml:space="preserve">PEO 1: To discuss and </w:t>
      </w:r>
      <w:proofErr w:type="spellStart"/>
      <w:r>
        <w:rPr>
          <w:sz w:val="24"/>
          <w:szCs w:val="24"/>
        </w:rPr>
        <w:t>analyze</w:t>
      </w:r>
      <w:proofErr w:type="spellEnd"/>
      <w:r>
        <w:rPr>
          <w:sz w:val="24"/>
          <w:szCs w:val="24"/>
        </w:rPr>
        <w:t xml:space="preserve"> how to develop software requirements specification for a given problem.</w:t>
      </w:r>
    </w:p>
    <w:p w14:paraId="5E4AB6FE" w14:textId="77777777" w:rsidR="00173430" w:rsidRDefault="00410809">
      <w:pPr>
        <w:spacing w:before="37"/>
        <w:ind w:left="511"/>
        <w:jc w:val="both"/>
        <w:rPr>
          <w:sz w:val="24"/>
          <w:szCs w:val="24"/>
        </w:rPr>
      </w:pPr>
      <w:r>
        <w:rPr>
          <w:sz w:val="24"/>
          <w:szCs w:val="24"/>
        </w:rPr>
        <w:t>PEO 2: To understand Software development as a process.</w:t>
      </w:r>
    </w:p>
    <w:p w14:paraId="735B1632" w14:textId="77777777" w:rsidR="00173430" w:rsidRDefault="00410809">
      <w:pPr>
        <w:spacing w:before="199"/>
        <w:ind w:left="511"/>
        <w:jc w:val="both"/>
        <w:rPr>
          <w:sz w:val="24"/>
          <w:szCs w:val="24"/>
        </w:rPr>
      </w:pPr>
      <w:r>
        <w:rPr>
          <w:sz w:val="24"/>
          <w:szCs w:val="24"/>
        </w:rPr>
        <w:t>PEO 3: To implement various software designs, data flow diagram models.</w:t>
      </w:r>
    </w:p>
    <w:p w14:paraId="086F79E6" w14:textId="77777777" w:rsidR="00173430" w:rsidRDefault="00410809">
      <w:pPr>
        <w:spacing w:before="206" w:line="360" w:lineRule="auto"/>
        <w:ind w:left="511" w:right="846"/>
        <w:jc w:val="both"/>
        <w:rPr>
          <w:sz w:val="24"/>
          <w:szCs w:val="24"/>
        </w:rPr>
      </w:pPr>
      <w:r>
        <w:rPr>
          <w:sz w:val="24"/>
          <w:szCs w:val="24"/>
        </w:rPr>
        <w:t>PEO 4: To implement various testing techniques including white box testing black box testing, regression testing.</w:t>
      </w:r>
    </w:p>
    <w:p w14:paraId="37A4183D" w14:textId="77777777" w:rsidR="00173430" w:rsidRDefault="00410809">
      <w:pPr>
        <w:spacing w:before="31" w:line="360" w:lineRule="auto"/>
        <w:ind w:left="511" w:right="906"/>
        <w:jc w:val="both"/>
        <w:rPr>
          <w:sz w:val="24"/>
          <w:szCs w:val="24"/>
        </w:rPr>
      </w:pPr>
      <w:r>
        <w:rPr>
          <w:sz w:val="24"/>
          <w:szCs w:val="24"/>
        </w:rPr>
        <w:t>PEO 5: To have hands on experience in developing a software project by using various software engineering principles and methods in each of the phases of software development.</w:t>
      </w:r>
    </w:p>
    <w:p w14:paraId="2D42B208" w14:textId="77777777" w:rsidR="00173430" w:rsidRDefault="00173430">
      <w:pPr>
        <w:pBdr>
          <w:top w:val="nil"/>
          <w:left w:val="nil"/>
          <w:bottom w:val="nil"/>
          <w:right w:val="nil"/>
          <w:between w:val="nil"/>
        </w:pBdr>
        <w:spacing w:before="321"/>
        <w:rPr>
          <w:color w:val="000000"/>
          <w:sz w:val="24"/>
          <w:szCs w:val="24"/>
        </w:rPr>
      </w:pPr>
    </w:p>
    <w:p w14:paraId="72B49686" w14:textId="77777777" w:rsidR="00173430" w:rsidRDefault="00410809">
      <w:pPr>
        <w:pStyle w:val="Heading1"/>
        <w:ind w:firstLine="511"/>
        <w:jc w:val="both"/>
        <w:rPr>
          <w:sz w:val="24"/>
          <w:szCs w:val="24"/>
        </w:rPr>
      </w:pPr>
      <w:r>
        <w:rPr>
          <w:sz w:val="24"/>
          <w:szCs w:val="24"/>
          <w:u w:val="single"/>
        </w:rPr>
        <w:t>Programme Specific Outcomes (PSO):</w:t>
      </w:r>
    </w:p>
    <w:p w14:paraId="14FF86AC" w14:textId="77777777" w:rsidR="00173430" w:rsidRDefault="00173430">
      <w:pPr>
        <w:pBdr>
          <w:top w:val="nil"/>
          <w:left w:val="nil"/>
          <w:bottom w:val="nil"/>
          <w:right w:val="nil"/>
          <w:between w:val="nil"/>
        </w:pBdr>
        <w:spacing w:before="25"/>
        <w:rPr>
          <w:b/>
          <w:bCs/>
          <w:color w:val="000000"/>
          <w:sz w:val="24"/>
          <w:szCs w:val="24"/>
        </w:rPr>
      </w:pPr>
    </w:p>
    <w:p w14:paraId="29DE2EDB" w14:textId="77777777" w:rsidR="00173430" w:rsidRDefault="00410809">
      <w:pPr>
        <w:spacing w:line="388" w:lineRule="auto"/>
        <w:ind w:left="511" w:right="840"/>
        <w:rPr>
          <w:sz w:val="24"/>
          <w:szCs w:val="24"/>
        </w:rPr>
      </w:pPr>
      <w:r>
        <w:rPr>
          <w:sz w:val="24"/>
          <w:szCs w:val="24"/>
        </w:rPr>
        <w:t xml:space="preserve">After successful completion of the program a student is expected to </w:t>
      </w:r>
      <w:proofErr w:type="spellStart"/>
      <w:r>
        <w:rPr>
          <w:sz w:val="24"/>
          <w:szCs w:val="24"/>
        </w:rPr>
        <w:t>haveSpecific</w:t>
      </w:r>
      <w:proofErr w:type="spellEnd"/>
      <w:r>
        <w:rPr>
          <w:sz w:val="24"/>
          <w:szCs w:val="24"/>
        </w:rPr>
        <w:t xml:space="preserve"> abilities to:</w:t>
      </w:r>
    </w:p>
    <w:p w14:paraId="4BB84E24" w14:textId="77777777" w:rsidR="00173430" w:rsidRDefault="00410809">
      <w:pPr>
        <w:tabs>
          <w:tab w:val="left" w:pos="1226"/>
          <w:tab w:val="left" w:pos="1709"/>
          <w:tab w:val="left" w:pos="3022"/>
          <w:tab w:val="left" w:pos="4296"/>
          <w:tab w:val="left" w:pos="6104"/>
          <w:tab w:val="left" w:pos="6813"/>
          <w:tab w:val="left" w:pos="7873"/>
          <w:tab w:val="left" w:pos="8562"/>
        </w:tabs>
        <w:spacing w:before="5" w:line="376" w:lineRule="auto"/>
        <w:ind w:left="511" w:right="840"/>
        <w:rPr>
          <w:sz w:val="24"/>
          <w:szCs w:val="24"/>
        </w:rPr>
      </w:pPr>
      <w:r>
        <w:rPr>
          <w:sz w:val="24"/>
          <w:szCs w:val="24"/>
        </w:rPr>
        <w:t>PSO</w:t>
      </w:r>
      <w:r>
        <w:rPr>
          <w:sz w:val="24"/>
          <w:szCs w:val="24"/>
        </w:rPr>
        <w:tab/>
        <w:t>1:</w:t>
      </w:r>
      <w:r>
        <w:rPr>
          <w:sz w:val="24"/>
          <w:szCs w:val="24"/>
        </w:rPr>
        <w:tab/>
        <w:t>Translate</w:t>
      </w:r>
      <w:r>
        <w:rPr>
          <w:sz w:val="24"/>
          <w:szCs w:val="24"/>
        </w:rPr>
        <w:tab/>
        <w:t>end-user</w:t>
      </w:r>
      <w:r>
        <w:rPr>
          <w:sz w:val="24"/>
          <w:szCs w:val="24"/>
        </w:rPr>
        <w:tab/>
        <w:t>requirements</w:t>
      </w:r>
      <w:r>
        <w:rPr>
          <w:sz w:val="24"/>
          <w:szCs w:val="24"/>
        </w:rPr>
        <w:tab/>
        <w:t>into</w:t>
      </w:r>
      <w:r>
        <w:rPr>
          <w:sz w:val="24"/>
          <w:szCs w:val="24"/>
        </w:rPr>
        <w:tab/>
        <w:t>system</w:t>
      </w:r>
      <w:r>
        <w:rPr>
          <w:sz w:val="24"/>
          <w:szCs w:val="24"/>
        </w:rPr>
        <w:tab/>
        <w:t>and</w:t>
      </w:r>
      <w:r>
        <w:rPr>
          <w:sz w:val="24"/>
          <w:szCs w:val="24"/>
        </w:rPr>
        <w:tab/>
        <w:t>software requirements.</w:t>
      </w:r>
    </w:p>
    <w:p w14:paraId="789A98F6" w14:textId="77777777" w:rsidR="00173430" w:rsidRDefault="00410809">
      <w:pPr>
        <w:spacing w:before="12" w:line="376" w:lineRule="auto"/>
        <w:ind w:left="511" w:right="840"/>
        <w:rPr>
          <w:sz w:val="24"/>
          <w:szCs w:val="24"/>
        </w:rPr>
      </w:pPr>
      <w:r>
        <w:rPr>
          <w:sz w:val="24"/>
          <w:szCs w:val="24"/>
        </w:rPr>
        <w:t>PSO 2: Generate a high-level design of the system from the software requirements.</w:t>
      </w:r>
    </w:p>
    <w:p w14:paraId="5DEB060F" w14:textId="77777777" w:rsidR="00173430" w:rsidRDefault="00410809">
      <w:pPr>
        <w:spacing w:before="31" w:line="376" w:lineRule="auto"/>
        <w:ind w:left="511" w:right="840"/>
        <w:rPr>
          <w:sz w:val="24"/>
          <w:szCs w:val="24"/>
        </w:rPr>
      </w:pPr>
      <w:r>
        <w:rPr>
          <w:sz w:val="24"/>
          <w:szCs w:val="24"/>
        </w:rPr>
        <w:t>PSO 3: Experience and/or awareness of testing problems and will be able to develop a simple testing report.</w:t>
      </w:r>
    </w:p>
    <w:p w14:paraId="1C544E7C" w14:textId="77777777" w:rsidR="00173430" w:rsidRDefault="00410809">
      <w:pPr>
        <w:spacing w:line="372" w:lineRule="auto"/>
        <w:ind w:left="511" w:right="840"/>
        <w:rPr>
          <w:sz w:val="24"/>
          <w:szCs w:val="24"/>
        </w:rPr>
        <w:sectPr w:rsidR="00173430">
          <w:pgSz w:w="11940" w:h="16870"/>
          <w:pgMar w:top="1280" w:right="850" w:bottom="280" w:left="708" w:header="720" w:footer="720" w:gutter="0"/>
          <w:cols w:space="720"/>
        </w:sectPr>
      </w:pPr>
      <w:r>
        <w:rPr>
          <w:sz w:val="24"/>
          <w:szCs w:val="24"/>
        </w:rPr>
        <w:t xml:space="preserve">PSO 4: Understand and develop various structure and </w:t>
      </w:r>
      <w:proofErr w:type="spellStart"/>
      <w:r>
        <w:rPr>
          <w:sz w:val="24"/>
          <w:szCs w:val="24"/>
        </w:rPr>
        <w:t>behavior</w:t>
      </w:r>
      <w:proofErr w:type="spellEnd"/>
      <w:r>
        <w:rPr>
          <w:sz w:val="24"/>
          <w:szCs w:val="24"/>
        </w:rPr>
        <w:t xml:space="preserve"> UML diagrams. PSO 5: Explain the knowledge of project management tool </w:t>
      </w:r>
      <w:proofErr w:type="spellStart"/>
      <w:r>
        <w:rPr>
          <w:sz w:val="24"/>
          <w:szCs w:val="24"/>
        </w:rPr>
        <w:t>Demonstratehow</w:t>
      </w:r>
      <w:proofErr w:type="spellEnd"/>
      <w:r>
        <w:rPr>
          <w:sz w:val="24"/>
          <w:szCs w:val="24"/>
        </w:rPr>
        <w:t xml:space="preserve"> </w:t>
      </w:r>
      <w:proofErr w:type="spellStart"/>
      <w:r>
        <w:rPr>
          <w:sz w:val="24"/>
          <w:szCs w:val="24"/>
        </w:rPr>
        <w:t>tomanage</w:t>
      </w:r>
      <w:proofErr w:type="spellEnd"/>
      <w:r>
        <w:rPr>
          <w:sz w:val="24"/>
          <w:szCs w:val="24"/>
        </w:rPr>
        <w:t xml:space="preserve"> file using Project Libre project management tool.</w:t>
      </w:r>
    </w:p>
    <w:p w14:paraId="6953A723" w14:textId="77777777" w:rsidR="00173430" w:rsidRDefault="00410809">
      <w:pPr>
        <w:pStyle w:val="Heading2"/>
        <w:spacing w:before="67"/>
        <w:ind w:firstLine="45"/>
        <w:jc w:val="center"/>
        <w:rPr>
          <w:sz w:val="24"/>
          <w:szCs w:val="24"/>
        </w:rPr>
      </w:pPr>
      <w:r>
        <w:rPr>
          <w:noProof/>
          <w:sz w:val="24"/>
          <w:szCs w:val="24"/>
        </w:rPr>
        <w:lastRenderedPageBreak/>
        <mc:AlternateContent>
          <mc:Choice Requires="wpg">
            <w:drawing>
              <wp:anchor distT="0" distB="0" distL="0" distR="0" simplePos="0" relativeHeight="251661312" behindDoc="1" locked="0" layoutInCell="1" hidden="0" allowOverlap="1" wp14:anchorId="7D7AB9EE" wp14:editId="683BE25C">
                <wp:simplePos x="0" y="0"/>
                <wp:positionH relativeFrom="page">
                  <wp:posOffset>304800</wp:posOffset>
                </wp:positionH>
                <wp:positionV relativeFrom="page">
                  <wp:posOffset>305054</wp:posOffset>
                </wp:positionV>
                <wp:extent cx="6998334" cy="1011301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98334" cy="10113010"/>
                          <a:chOff x="0" y="0"/>
                          <a:chExt cx="6998334" cy="10113010"/>
                        </a:xfrm>
                      </wpg:grpSpPr>
                      <wps:wsp>
                        <wps:cNvPr id="170963869" name="Free-form: Shape 170963869"/>
                        <wps:cNvSpPr/>
                        <wps:spPr>
                          <a:xfrm>
                            <a:off x="70485" y="10058145"/>
                            <a:ext cx="6927850" cy="54610"/>
                          </a:xfrm>
                          <a:custGeom>
                            <a:avLst/>
                            <a:gdLst/>
                            <a:ahLst/>
                            <a:cxnLst/>
                            <a:rect l="l" t="t" r="r" b="b"/>
                            <a:pathLst>
                              <a:path w="6927850" h="54610">
                                <a:moveTo>
                                  <a:pt x="6927850" y="45720"/>
                                </a:moveTo>
                                <a:lnTo>
                                  <a:pt x="0" y="45720"/>
                                </a:lnTo>
                                <a:lnTo>
                                  <a:pt x="0" y="54610"/>
                                </a:lnTo>
                                <a:lnTo>
                                  <a:pt x="6927850" y="54610"/>
                                </a:lnTo>
                                <a:lnTo>
                                  <a:pt x="6927850" y="45720"/>
                                </a:lnTo>
                                <a:close/>
                              </a:path>
                              <a:path w="6927850" h="54610">
                                <a:moveTo>
                                  <a:pt x="6927850" y="0"/>
                                </a:moveTo>
                                <a:lnTo>
                                  <a:pt x="0" y="0"/>
                                </a:lnTo>
                                <a:lnTo>
                                  <a:pt x="0" y="36830"/>
                                </a:lnTo>
                                <a:lnTo>
                                  <a:pt x="6927850" y="36830"/>
                                </a:lnTo>
                                <a:lnTo>
                                  <a:pt x="6927850" y="0"/>
                                </a:lnTo>
                                <a:close/>
                              </a:path>
                            </a:pathLst>
                          </a:custGeom>
                          <a:solidFill>
                            <a:srgbClr val="5F1F1F"/>
                          </a:solidFill>
                        </wps:spPr>
                        <wps:bodyPr wrap="square" lIns="0" tIns="0" rIns="0" bIns="0" rtlCol="0">
                          <a:prstTxWarp prst="textNoShape">
                            <a:avLst/>
                          </a:prstTxWarp>
                          <a:noAutofit/>
                        </wps:bodyPr>
                      </wps:wsp>
                      <wps:wsp>
                        <wps:cNvPr id="1307151768" name="Free-form: Shape 1307151768"/>
                        <wps:cNvSpPr/>
                        <wps:spPr>
                          <a:xfrm>
                            <a:off x="0" y="0"/>
                            <a:ext cx="6961505" cy="10091420"/>
                          </a:xfrm>
                          <a:custGeom>
                            <a:avLst/>
                            <a:gdLst/>
                            <a:ahLst/>
                            <a:cxnLst/>
                            <a:rect l="l" t="t" r="r" b="b"/>
                            <a:pathLst>
                              <a:path w="6961505" h="10091420">
                                <a:moveTo>
                                  <a:pt x="6887845" y="63500"/>
                                </a:moveTo>
                                <a:lnTo>
                                  <a:pt x="64135" y="63500"/>
                                </a:lnTo>
                                <a:lnTo>
                                  <a:pt x="64135" y="72390"/>
                                </a:lnTo>
                                <a:lnTo>
                                  <a:pt x="64135" y="10019030"/>
                                </a:lnTo>
                                <a:lnTo>
                                  <a:pt x="73660" y="10019030"/>
                                </a:lnTo>
                                <a:lnTo>
                                  <a:pt x="73660" y="72390"/>
                                </a:lnTo>
                                <a:lnTo>
                                  <a:pt x="6887845" y="72390"/>
                                </a:lnTo>
                                <a:lnTo>
                                  <a:pt x="6887845" y="63500"/>
                                </a:lnTo>
                                <a:close/>
                              </a:path>
                              <a:path w="6961505" h="10091420">
                                <a:moveTo>
                                  <a:pt x="6887845" y="17780"/>
                                </a:moveTo>
                                <a:lnTo>
                                  <a:pt x="18415" y="17780"/>
                                </a:lnTo>
                                <a:lnTo>
                                  <a:pt x="18415" y="54610"/>
                                </a:lnTo>
                                <a:lnTo>
                                  <a:pt x="18415" y="10019030"/>
                                </a:lnTo>
                                <a:lnTo>
                                  <a:pt x="55245" y="10019030"/>
                                </a:lnTo>
                                <a:lnTo>
                                  <a:pt x="55245" y="54610"/>
                                </a:lnTo>
                                <a:lnTo>
                                  <a:pt x="6887845" y="54610"/>
                                </a:lnTo>
                                <a:lnTo>
                                  <a:pt x="6887845" y="17780"/>
                                </a:lnTo>
                                <a:close/>
                              </a:path>
                              <a:path w="6961505" h="10091420">
                                <a:moveTo>
                                  <a:pt x="6887845" y="0"/>
                                </a:moveTo>
                                <a:lnTo>
                                  <a:pt x="0" y="0"/>
                                </a:lnTo>
                                <a:lnTo>
                                  <a:pt x="0" y="8890"/>
                                </a:lnTo>
                                <a:lnTo>
                                  <a:pt x="0" y="10082530"/>
                                </a:lnTo>
                                <a:lnTo>
                                  <a:pt x="0" y="10091420"/>
                                </a:lnTo>
                                <a:lnTo>
                                  <a:pt x="73660" y="10091420"/>
                                </a:lnTo>
                                <a:lnTo>
                                  <a:pt x="73660" y="10082530"/>
                                </a:lnTo>
                                <a:lnTo>
                                  <a:pt x="8890" y="10082530"/>
                                </a:lnTo>
                                <a:lnTo>
                                  <a:pt x="8890" y="8890"/>
                                </a:lnTo>
                                <a:lnTo>
                                  <a:pt x="6887845" y="8890"/>
                                </a:lnTo>
                                <a:lnTo>
                                  <a:pt x="6887845" y="0"/>
                                </a:lnTo>
                                <a:close/>
                              </a:path>
                              <a:path w="6961505" h="10091420">
                                <a:moveTo>
                                  <a:pt x="6897370" y="63881"/>
                                </a:moveTo>
                                <a:lnTo>
                                  <a:pt x="6888480" y="63881"/>
                                </a:lnTo>
                                <a:lnTo>
                                  <a:pt x="6888480" y="10018776"/>
                                </a:lnTo>
                                <a:lnTo>
                                  <a:pt x="6897370" y="10018776"/>
                                </a:lnTo>
                                <a:lnTo>
                                  <a:pt x="6897370" y="63881"/>
                                </a:lnTo>
                                <a:close/>
                              </a:path>
                              <a:path w="6961505" h="10091420">
                                <a:moveTo>
                                  <a:pt x="6943090" y="17780"/>
                                </a:moveTo>
                                <a:lnTo>
                                  <a:pt x="6888480" y="17780"/>
                                </a:lnTo>
                                <a:lnTo>
                                  <a:pt x="6888480" y="54610"/>
                                </a:lnTo>
                                <a:lnTo>
                                  <a:pt x="6906260" y="54610"/>
                                </a:lnTo>
                                <a:lnTo>
                                  <a:pt x="6906260" y="10019030"/>
                                </a:lnTo>
                                <a:lnTo>
                                  <a:pt x="6943090" y="10019030"/>
                                </a:lnTo>
                                <a:lnTo>
                                  <a:pt x="6943090" y="54610"/>
                                </a:lnTo>
                                <a:lnTo>
                                  <a:pt x="6943090" y="17780"/>
                                </a:lnTo>
                                <a:close/>
                              </a:path>
                              <a:path w="6961505" h="10091420">
                                <a:moveTo>
                                  <a:pt x="6961505" y="0"/>
                                </a:moveTo>
                                <a:lnTo>
                                  <a:pt x="6888480" y="0"/>
                                </a:lnTo>
                                <a:lnTo>
                                  <a:pt x="6888480" y="8890"/>
                                </a:lnTo>
                                <a:lnTo>
                                  <a:pt x="6952615" y="8890"/>
                                </a:lnTo>
                                <a:lnTo>
                                  <a:pt x="6952615" y="10019030"/>
                                </a:lnTo>
                                <a:lnTo>
                                  <a:pt x="6961505" y="10019030"/>
                                </a:lnTo>
                                <a:lnTo>
                                  <a:pt x="6961505" y="8890"/>
                                </a:lnTo>
                                <a:lnTo>
                                  <a:pt x="6961505" y="0"/>
                                </a:lnTo>
                                <a:close/>
                              </a:path>
                            </a:pathLst>
                          </a:custGeom>
                          <a:solidFill>
                            <a:srgbClr val="000000"/>
                          </a:solidFill>
                        </wps:spPr>
                        <wps:bodyPr wrap="square" lIns="0" tIns="0" rIns="0" bIns="0" rtlCol="0">
                          <a:prstTxWarp prst="textNoShape">
                            <a:avLst/>
                          </a:prstTxWarp>
                          <a:noAutofit/>
                        </wps:bodyPr>
                      </wps:wsp>
                      <wps:wsp>
                        <wps:cNvPr id="1191487313" name="Free-form: Shape 1191487313"/>
                        <wps:cNvSpPr/>
                        <wps:spPr>
                          <a:xfrm>
                            <a:off x="8889" y="10073385"/>
                            <a:ext cx="64769" cy="9525"/>
                          </a:xfrm>
                          <a:custGeom>
                            <a:avLst/>
                            <a:gdLst/>
                            <a:ahLst/>
                            <a:cxnLst/>
                            <a:rect l="l" t="t" r="r" b="b"/>
                            <a:pathLst>
                              <a:path w="64769" h="9525">
                                <a:moveTo>
                                  <a:pt x="64769" y="0"/>
                                </a:moveTo>
                                <a:lnTo>
                                  <a:pt x="0" y="0"/>
                                </a:lnTo>
                                <a:lnTo>
                                  <a:pt x="0" y="9525"/>
                                </a:lnTo>
                                <a:lnTo>
                                  <a:pt x="64769" y="9525"/>
                                </a:lnTo>
                                <a:lnTo>
                                  <a:pt x="64769" y="0"/>
                                </a:lnTo>
                                <a:close/>
                              </a:path>
                            </a:pathLst>
                          </a:custGeom>
                          <a:solidFill>
                            <a:srgbClr val="FFFFFF"/>
                          </a:solidFill>
                        </wps:spPr>
                        <wps:bodyPr wrap="square" lIns="0" tIns="0" rIns="0" bIns="0" rtlCol="0">
                          <a:prstTxWarp prst="textNoShape">
                            <a:avLst/>
                          </a:prstTxWarp>
                          <a:noAutofit/>
                        </wps:bodyPr>
                      </wps:wsp>
                      <wps:wsp>
                        <wps:cNvPr id="1217094901" name="Free-form: Shape 1217094901"/>
                        <wps:cNvSpPr/>
                        <wps:spPr>
                          <a:xfrm>
                            <a:off x="17780" y="10017759"/>
                            <a:ext cx="6869430" cy="73660"/>
                          </a:xfrm>
                          <a:custGeom>
                            <a:avLst/>
                            <a:gdLst/>
                            <a:ahLst/>
                            <a:cxnLst/>
                            <a:rect l="l" t="t" r="r" b="b"/>
                            <a:pathLst>
                              <a:path w="6869430" h="73660">
                                <a:moveTo>
                                  <a:pt x="55245" y="17780"/>
                                </a:moveTo>
                                <a:lnTo>
                                  <a:pt x="36830" y="17780"/>
                                </a:lnTo>
                                <a:lnTo>
                                  <a:pt x="36830" y="0"/>
                                </a:lnTo>
                                <a:lnTo>
                                  <a:pt x="0" y="0"/>
                                </a:lnTo>
                                <a:lnTo>
                                  <a:pt x="0" y="17780"/>
                                </a:lnTo>
                                <a:lnTo>
                                  <a:pt x="0" y="54610"/>
                                </a:lnTo>
                                <a:lnTo>
                                  <a:pt x="55245" y="54610"/>
                                </a:lnTo>
                                <a:lnTo>
                                  <a:pt x="55245" y="17780"/>
                                </a:lnTo>
                                <a:close/>
                              </a:path>
                              <a:path w="6869430" h="73660">
                                <a:moveTo>
                                  <a:pt x="55245" y="381"/>
                                </a:moveTo>
                                <a:lnTo>
                                  <a:pt x="45720" y="381"/>
                                </a:lnTo>
                                <a:lnTo>
                                  <a:pt x="45720" y="9271"/>
                                </a:lnTo>
                                <a:lnTo>
                                  <a:pt x="55245" y="9271"/>
                                </a:lnTo>
                                <a:lnTo>
                                  <a:pt x="55245" y="381"/>
                                </a:lnTo>
                                <a:close/>
                              </a:path>
                              <a:path w="6869430" h="73660">
                                <a:moveTo>
                                  <a:pt x="6869430" y="63881"/>
                                </a:moveTo>
                                <a:lnTo>
                                  <a:pt x="55245" y="63881"/>
                                </a:lnTo>
                                <a:lnTo>
                                  <a:pt x="55245" y="73406"/>
                                </a:lnTo>
                                <a:lnTo>
                                  <a:pt x="6869430" y="73406"/>
                                </a:lnTo>
                                <a:lnTo>
                                  <a:pt x="6869430" y="63881"/>
                                </a:lnTo>
                                <a:close/>
                              </a:path>
                            </a:pathLst>
                          </a:custGeom>
                          <a:solidFill>
                            <a:srgbClr val="000000"/>
                          </a:solidFill>
                        </wps:spPr>
                        <wps:bodyPr wrap="square" lIns="0" tIns="0" rIns="0" bIns="0" rtlCol="0">
                          <a:prstTxWarp prst="textNoShape">
                            <a:avLst/>
                          </a:prstTxWarp>
                          <a:noAutofit/>
                        </wps:bodyPr>
                      </wps:wsp>
                      <wps:wsp>
                        <wps:cNvPr id="613061577" name="Free-form: Shape 613061577"/>
                        <wps:cNvSpPr/>
                        <wps:spPr>
                          <a:xfrm>
                            <a:off x="73025" y="10073385"/>
                            <a:ext cx="6814820" cy="9525"/>
                          </a:xfrm>
                          <a:custGeom>
                            <a:avLst/>
                            <a:gdLst/>
                            <a:ahLst/>
                            <a:cxnLst/>
                            <a:rect l="l" t="t" r="r" b="b"/>
                            <a:pathLst>
                              <a:path w="6814820" h="9525">
                                <a:moveTo>
                                  <a:pt x="6814820" y="0"/>
                                </a:moveTo>
                                <a:lnTo>
                                  <a:pt x="0" y="0"/>
                                </a:lnTo>
                                <a:lnTo>
                                  <a:pt x="0" y="9525"/>
                                </a:lnTo>
                                <a:lnTo>
                                  <a:pt x="6814820" y="9525"/>
                                </a:lnTo>
                                <a:lnTo>
                                  <a:pt x="6814820" y="0"/>
                                </a:lnTo>
                                <a:close/>
                              </a:path>
                            </a:pathLst>
                          </a:custGeom>
                          <a:solidFill>
                            <a:srgbClr val="FFFFFF"/>
                          </a:solidFill>
                        </wps:spPr>
                        <wps:bodyPr wrap="square" lIns="0" tIns="0" rIns="0" bIns="0" rtlCol="0">
                          <a:prstTxWarp prst="textNoShape">
                            <a:avLst/>
                          </a:prstTxWarp>
                          <a:noAutofit/>
                        </wps:bodyPr>
                      </wps:wsp>
                      <wps:wsp>
                        <wps:cNvPr id="318904254" name="Free-form: Shape 318904254"/>
                        <wps:cNvSpPr/>
                        <wps:spPr>
                          <a:xfrm>
                            <a:off x="73025" y="10018141"/>
                            <a:ext cx="6814184" cy="54610"/>
                          </a:xfrm>
                          <a:custGeom>
                            <a:avLst/>
                            <a:gdLst/>
                            <a:ahLst/>
                            <a:cxnLst/>
                            <a:rect l="l" t="t" r="r" b="b"/>
                            <a:pathLst>
                              <a:path w="6814184" h="54610">
                                <a:moveTo>
                                  <a:pt x="6814185" y="17780"/>
                                </a:moveTo>
                                <a:lnTo>
                                  <a:pt x="0" y="17780"/>
                                </a:lnTo>
                                <a:lnTo>
                                  <a:pt x="0" y="54610"/>
                                </a:lnTo>
                                <a:lnTo>
                                  <a:pt x="6814185" y="54610"/>
                                </a:lnTo>
                                <a:lnTo>
                                  <a:pt x="6814185" y="17780"/>
                                </a:lnTo>
                                <a:close/>
                              </a:path>
                              <a:path w="6814184" h="54610">
                                <a:moveTo>
                                  <a:pt x="6814185" y="0"/>
                                </a:moveTo>
                                <a:lnTo>
                                  <a:pt x="0" y="0"/>
                                </a:lnTo>
                                <a:lnTo>
                                  <a:pt x="0" y="8890"/>
                                </a:lnTo>
                                <a:lnTo>
                                  <a:pt x="6814185" y="8890"/>
                                </a:lnTo>
                                <a:lnTo>
                                  <a:pt x="681418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1" name="Image 21"/>
                          <pic:cNvPicPr/>
                        </pic:nvPicPr>
                        <pic:blipFill>
                          <a:blip r:embed="rId7" cstate="print"/>
                          <a:stretch>
                            <a:fillRect/>
                          </a:stretch>
                        </pic:blipFill>
                        <pic:spPr>
                          <a:xfrm>
                            <a:off x="6887844" y="10017759"/>
                            <a:ext cx="73025" cy="73660"/>
                          </a:xfrm>
                          <a:prstGeom prst="rect">
                            <a:avLst/>
                          </a:prstGeom>
                        </pic:spPr>
                      </pic:pic>
                    </wpg:wgp>
                  </a:graphicData>
                </a:graphic>
              </wp:anchor>
            </w:drawing>
          </mc:Choice>
          <mc:Fallback>
            <w:pict>
              <v:group w14:anchorId="2DBBD20B" id="Group 4" o:spid="_x0000_s1026" style="position:absolute;margin-left:24pt;margin-top:24pt;width:551.05pt;height:796.3pt;z-index:-251655168;mso-wrap-distance-left:0;mso-wrap-distance-right:0;mso-position-horizontal-relative:page;mso-position-vertical-relative:page" coordsize="69983,1011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">
                <v:shape id="Free-form: Shape 170963869" o:spid="_x0000_s1027" style="position:absolute;left:704;top:100581;width:69279;height:546;visibility:visible;mso-wrap-style:square;v-text-anchor:top" coordsize="6927850,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" path="m6927850,45720l,45720r,8890l6927850,54610r,-8890xem6927850,l,,,36830r6927850,l6927850,xe" fillcolor="#5f1f1f" stroked="f">
                  <v:path arrowok="t"/>
                </v:shape>
                <v:shape id="Free-form: Shape 1307151768" o:spid="_x0000_s1028" style="position:absolute;width:69615;height:100914;visibility:visible;mso-wrap-style:square;v-text-anchor:top" coordsize="6961505,10091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" path="m6887845,63500r-6823710,l64135,72390r,9946640l73660,10019030r,-9946640l6887845,72390r,-8890xem6887845,17780r-6869430,l18415,54610r,9964420l55245,10019030r,-9964420l6887845,54610r,-36830xem6887845,l,,,8890,,10082530r,8890l73660,10091420r,-8890l8890,10082530,8890,8890r6878955,l6887845,xem6897370,63881r-8890,l6888480,10018776r8890,l6897370,63881xem6943090,17780r-54610,l6888480,54610r17780,l6906260,10019030r36830,l6943090,54610r,-36830xem6961505,r-73025,l6888480,8890r64135,l6952615,10019030r8890,l6961505,8890r,-8890xe" fillcolor="black" stroked="f">
                  <v:path arrowok="t"/>
                </v:shape>
                <v:shape id="Free-form: Shape 1191487313" o:spid="_x0000_s1029" style="position:absolute;left:88;top:100733;width:648;height:96;visibility:visible;mso-wrap-style:square;v-text-anchor:top" coordsize="6476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" path="m64769,l,,,9525r64769,l64769,xe" stroked="f">
                  <v:path arrowok="t"/>
                </v:shape>
                <v:shape id="Free-form: Shape 1217094901" o:spid="_x0000_s1030" style="position:absolute;left:177;top:100177;width:68695;height:737;visibility:visible;mso-wrap-style:square;v-text-anchor:top" coordsize="686943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" path="m55245,17780r-18415,l36830,,,,,17780,,54610r55245,l55245,17780xem55245,381r-9525,l45720,9271r9525,l55245,381xem6869430,63881r-6814185,l55245,73406r6814185,l6869430,63881xe" fillcolor="black" stroked="f">
                  <v:path arrowok="t"/>
                </v:shape>
                <v:shape id="Free-form: Shape 613061577" o:spid="_x0000_s1031" style="position:absolute;left:730;top:100733;width:68148;height:96;visibility:visible;mso-wrap-style:square;v-text-anchor:top" coordsize="681482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" path="m6814820,l,,,9525r6814820,l6814820,xe" stroked="f">
                  <v:path arrowok="t"/>
                </v:shape>
                <v:shape id="Free-form: Shape 318904254" o:spid="_x0000_s1032" style="position:absolute;left:730;top:100181;width:68142;height:546;visibility:visible;mso-wrap-style:square;v-text-anchor:top" coordsize="6814184,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" path="m6814185,17780l,17780,,54610r6814185,l6814185,17780xem6814185,l,,,8890r6814185,l6814185,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1" o:spid="_x0000_s1033" type="#_x0000_t75" style="position:absolute;left:68878;top:100177;width:730;height:7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">
                  <v:imagedata r:id="rId8" o:title=""/>
                </v:shape>
                <w10:wrap anchorx="page" anchory="page"/>
              </v:group>
            </w:pict>
          </mc:Fallback>
        </mc:AlternateContent>
      </w:r>
      <w:r>
        <w:rPr>
          <w:sz w:val="24"/>
          <w:szCs w:val="24"/>
        </w:rPr>
        <w:t>PROGRAM OUTCOMES (POs)</w:t>
      </w:r>
    </w:p>
    <w:p w14:paraId="493FDD7B" w14:textId="77777777" w:rsidR="00173430" w:rsidRDefault="00410809">
      <w:pPr>
        <w:pStyle w:val="Heading4"/>
        <w:spacing w:before="299"/>
        <w:ind w:left="247"/>
      </w:pPr>
      <w:r>
        <w:t>Engineering Graduates should possess the following:</w:t>
      </w:r>
    </w:p>
    <w:p w14:paraId="32208383" w14:textId="77777777" w:rsidR="00173430" w:rsidRDefault="00410809">
      <w:pPr>
        <w:numPr>
          <w:ilvl w:val="0"/>
          <w:numId w:val="4"/>
        </w:numPr>
        <w:pBdr>
          <w:top w:val="nil"/>
          <w:left w:val="nil"/>
          <w:bottom w:val="nil"/>
          <w:right w:val="nil"/>
          <w:between w:val="nil"/>
        </w:pBdr>
        <w:tabs>
          <w:tab w:val="left" w:pos="579"/>
          <w:tab w:val="left" w:pos="607"/>
        </w:tabs>
        <w:spacing w:before="161" w:line="237" w:lineRule="auto"/>
        <w:ind w:right="487" w:hanging="361"/>
        <w:jc w:val="both"/>
        <w:rPr>
          <w:color w:val="000000"/>
        </w:rPr>
      </w:pPr>
      <w:r>
        <w:rPr>
          <w:b/>
          <w:bCs/>
          <w:color w:val="000000"/>
          <w:sz w:val="24"/>
          <w:szCs w:val="24"/>
        </w:rPr>
        <w:t>Engineering knowledge</w:t>
      </w:r>
      <w:r>
        <w:rPr>
          <w:color w:val="000000"/>
          <w:sz w:val="24"/>
          <w:szCs w:val="24"/>
        </w:rPr>
        <w:t>: Apply the knowledge of mathematics, science, engineering fundamentals, and an engineering specialization to the solution of complex engineering problems.</w:t>
      </w:r>
    </w:p>
    <w:p w14:paraId="24620B8A" w14:textId="77777777" w:rsidR="00173430" w:rsidRDefault="00410809">
      <w:pPr>
        <w:numPr>
          <w:ilvl w:val="0"/>
          <w:numId w:val="4"/>
        </w:numPr>
        <w:pBdr>
          <w:top w:val="nil"/>
          <w:left w:val="nil"/>
          <w:bottom w:val="nil"/>
          <w:right w:val="nil"/>
          <w:between w:val="nil"/>
        </w:pBdr>
        <w:tabs>
          <w:tab w:val="left" w:pos="545"/>
          <w:tab w:val="left" w:pos="607"/>
        </w:tabs>
        <w:spacing w:before="176" w:line="235" w:lineRule="auto"/>
        <w:ind w:right="467" w:hanging="361"/>
        <w:jc w:val="both"/>
        <w:rPr>
          <w:color w:val="000000"/>
        </w:rPr>
      </w:pPr>
      <w:r>
        <w:rPr>
          <w:b/>
          <w:bCs/>
          <w:color w:val="000000"/>
          <w:sz w:val="24"/>
          <w:szCs w:val="24"/>
        </w:rPr>
        <w:t>Problem analysis</w:t>
      </w:r>
      <w:r>
        <w:rPr>
          <w:color w:val="000000"/>
          <w:sz w:val="24"/>
          <w:szCs w:val="24"/>
        </w:rPr>
        <w:t xml:space="preserve">: Identify, formulate, review research literature, and </w:t>
      </w:r>
      <w:proofErr w:type="spellStart"/>
      <w:r>
        <w:rPr>
          <w:color w:val="000000"/>
          <w:sz w:val="24"/>
          <w:szCs w:val="24"/>
        </w:rPr>
        <w:t>analyze</w:t>
      </w:r>
      <w:proofErr w:type="spellEnd"/>
      <w:r>
        <w:rPr>
          <w:color w:val="000000"/>
          <w:sz w:val="24"/>
          <w:szCs w:val="24"/>
        </w:rPr>
        <w:t xml:space="preserve"> complex engineering problems reaching substantiated conclusions using first principles of mathematics, natural sciences, and engineering sciences.</w:t>
      </w:r>
    </w:p>
    <w:p w14:paraId="60616387" w14:textId="77777777" w:rsidR="00173430" w:rsidRDefault="00410809">
      <w:pPr>
        <w:numPr>
          <w:ilvl w:val="0"/>
          <w:numId w:val="4"/>
        </w:numPr>
        <w:pBdr>
          <w:top w:val="nil"/>
          <w:left w:val="nil"/>
          <w:bottom w:val="nil"/>
          <w:right w:val="nil"/>
          <w:between w:val="nil"/>
        </w:pBdr>
        <w:tabs>
          <w:tab w:val="left" w:pos="511"/>
          <w:tab w:val="left" w:pos="607"/>
        </w:tabs>
        <w:spacing w:before="152" w:line="237" w:lineRule="auto"/>
        <w:ind w:right="464" w:hanging="361"/>
        <w:jc w:val="both"/>
        <w:rPr>
          <w:color w:val="000000"/>
        </w:rPr>
      </w:pPr>
      <w:r>
        <w:rPr>
          <w:b/>
          <w:bCs/>
          <w:color w:val="000000"/>
          <w:sz w:val="24"/>
          <w:szCs w:val="24"/>
        </w:rPr>
        <w:t>Design / development of solutions</w:t>
      </w:r>
      <w:r>
        <w:rPr>
          <w:color w:val="000000"/>
          <w:sz w:val="24"/>
          <w:szCs w:val="24"/>
        </w:rPr>
        <w:t>: Design solutions for complex engineering problems and design system components or processes that meet the specified needs with appropriate consideration for the public health and safety, and the cultural, societal, and environmental considerations.</w:t>
      </w:r>
    </w:p>
    <w:p w14:paraId="13342D4E" w14:textId="77777777" w:rsidR="00173430" w:rsidRDefault="00410809">
      <w:pPr>
        <w:numPr>
          <w:ilvl w:val="0"/>
          <w:numId w:val="4"/>
        </w:numPr>
        <w:pBdr>
          <w:top w:val="nil"/>
          <w:left w:val="nil"/>
          <w:bottom w:val="nil"/>
          <w:right w:val="nil"/>
          <w:between w:val="nil"/>
        </w:pBdr>
        <w:tabs>
          <w:tab w:val="left" w:pos="492"/>
          <w:tab w:val="left" w:pos="607"/>
        </w:tabs>
        <w:spacing w:before="172" w:line="237" w:lineRule="auto"/>
        <w:ind w:right="463" w:hanging="361"/>
        <w:jc w:val="both"/>
        <w:rPr>
          <w:color w:val="000000"/>
        </w:rPr>
      </w:pPr>
      <w:r>
        <w:rPr>
          <w:b/>
          <w:bCs/>
          <w:color w:val="000000"/>
          <w:sz w:val="24"/>
          <w:szCs w:val="24"/>
        </w:rPr>
        <w:t>Conduct investigations of complex problems</w:t>
      </w:r>
      <w:r>
        <w:rPr>
          <w:color w:val="000000"/>
          <w:sz w:val="24"/>
          <w:szCs w:val="24"/>
        </w:rPr>
        <w:t>: Use research-based knowledge and research methods including design of experiments, analysis and interpretation of data, and synthesis of the information to provide valid conclusions.</w:t>
      </w:r>
    </w:p>
    <w:p w14:paraId="53BAB518" w14:textId="77777777" w:rsidR="00173430" w:rsidRDefault="00410809">
      <w:pPr>
        <w:numPr>
          <w:ilvl w:val="0"/>
          <w:numId w:val="4"/>
        </w:numPr>
        <w:pBdr>
          <w:top w:val="nil"/>
          <w:left w:val="nil"/>
          <w:bottom w:val="nil"/>
          <w:right w:val="nil"/>
          <w:between w:val="nil"/>
        </w:pBdr>
        <w:tabs>
          <w:tab w:val="left" w:pos="555"/>
          <w:tab w:val="left" w:pos="607"/>
        </w:tabs>
        <w:spacing w:before="164" w:line="237" w:lineRule="auto"/>
        <w:ind w:right="462" w:hanging="361"/>
        <w:jc w:val="both"/>
        <w:rPr>
          <w:color w:val="000000"/>
        </w:rPr>
      </w:pPr>
      <w:r>
        <w:rPr>
          <w:b/>
          <w:bCs/>
          <w:color w:val="000000"/>
          <w:sz w:val="24"/>
          <w:szCs w:val="24"/>
        </w:rPr>
        <w:t>Modern tool usage</w:t>
      </w:r>
      <w:r>
        <w:rPr>
          <w:color w:val="000000"/>
          <w:sz w:val="24"/>
          <w:szCs w:val="24"/>
        </w:rPr>
        <w:t xml:space="preserve">: Create, select, and apply appropriate techniques, resources, and modern engineering and IT tools including prediction and </w:t>
      </w:r>
      <w:proofErr w:type="spellStart"/>
      <w:r>
        <w:rPr>
          <w:color w:val="000000"/>
          <w:sz w:val="24"/>
          <w:szCs w:val="24"/>
        </w:rPr>
        <w:t>modeling</w:t>
      </w:r>
      <w:proofErr w:type="spellEnd"/>
      <w:r>
        <w:rPr>
          <w:color w:val="000000"/>
          <w:sz w:val="24"/>
          <w:szCs w:val="24"/>
        </w:rPr>
        <w:t xml:space="preserve"> to complex engineering activities with an understanding of the limitations.</w:t>
      </w:r>
    </w:p>
    <w:p w14:paraId="3CC2368E" w14:textId="77777777" w:rsidR="00173430" w:rsidRDefault="00410809">
      <w:pPr>
        <w:numPr>
          <w:ilvl w:val="0"/>
          <w:numId w:val="4"/>
        </w:numPr>
        <w:pBdr>
          <w:top w:val="nil"/>
          <w:left w:val="nil"/>
          <w:bottom w:val="nil"/>
          <w:right w:val="nil"/>
          <w:between w:val="nil"/>
        </w:pBdr>
        <w:tabs>
          <w:tab w:val="left" w:pos="550"/>
          <w:tab w:val="left" w:pos="607"/>
        </w:tabs>
        <w:spacing w:before="163" w:line="235" w:lineRule="auto"/>
        <w:ind w:right="460" w:hanging="361"/>
        <w:jc w:val="both"/>
        <w:rPr>
          <w:color w:val="000000"/>
        </w:rPr>
      </w:pPr>
      <w:r>
        <w:rPr>
          <w:b/>
          <w:bCs/>
          <w:color w:val="000000"/>
          <w:sz w:val="24"/>
          <w:szCs w:val="24"/>
        </w:rPr>
        <w:t>The engineer and society</w:t>
      </w:r>
      <w:r>
        <w:rPr>
          <w:color w:val="000000"/>
          <w:sz w:val="24"/>
          <w:szCs w:val="24"/>
        </w:rPr>
        <w:t xml:space="preserve">: Apply reasoning informed by the contextual knowledge </w:t>
      </w:r>
      <w:proofErr w:type="spellStart"/>
      <w:r>
        <w:rPr>
          <w:color w:val="000000"/>
          <w:sz w:val="24"/>
          <w:szCs w:val="24"/>
        </w:rPr>
        <w:t>toassess</w:t>
      </w:r>
      <w:proofErr w:type="spellEnd"/>
      <w:r>
        <w:rPr>
          <w:color w:val="000000"/>
          <w:sz w:val="24"/>
          <w:szCs w:val="24"/>
        </w:rPr>
        <w:t xml:space="preserve"> societal, health, safety, legal and cultural issues and the consequent responsibilities relevant to the professional engineering practice.</w:t>
      </w:r>
    </w:p>
    <w:p w14:paraId="01B3C174" w14:textId="77777777" w:rsidR="00173430" w:rsidRDefault="00410809">
      <w:pPr>
        <w:numPr>
          <w:ilvl w:val="0"/>
          <w:numId w:val="4"/>
        </w:numPr>
        <w:pBdr>
          <w:top w:val="nil"/>
          <w:left w:val="nil"/>
          <w:bottom w:val="nil"/>
          <w:right w:val="nil"/>
          <w:between w:val="nil"/>
        </w:pBdr>
        <w:tabs>
          <w:tab w:val="left" w:pos="521"/>
          <w:tab w:val="left" w:pos="607"/>
        </w:tabs>
        <w:spacing w:before="175" w:line="232" w:lineRule="auto"/>
        <w:ind w:right="517" w:hanging="361"/>
        <w:jc w:val="both"/>
        <w:rPr>
          <w:color w:val="000000"/>
        </w:rPr>
      </w:pPr>
      <w:r>
        <w:rPr>
          <w:b/>
          <w:bCs/>
          <w:color w:val="000000"/>
          <w:sz w:val="24"/>
          <w:szCs w:val="24"/>
        </w:rPr>
        <w:t>Environment and sustainability</w:t>
      </w:r>
      <w:r>
        <w:rPr>
          <w:color w:val="000000"/>
          <w:sz w:val="24"/>
          <w:szCs w:val="24"/>
        </w:rPr>
        <w:t>: Understand the impact of the professional engineering solutions in societal and environmental contexts, and demonstrate the knowledge of, and need for sustainable development.</w:t>
      </w:r>
    </w:p>
    <w:p w14:paraId="681126C7" w14:textId="77777777" w:rsidR="00173430" w:rsidRDefault="00410809">
      <w:pPr>
        <w:numPr>
          <w:ilvl w:val="0"/>
          <w:numId w:val="4"/>
        </w:numPr>
        <w:pBdr>
          <w:top w:val="nil"/>
          <w:left w:val="nil"/>
          <w:bottom w:val="nil"/>
          <w:right w:val="nil"/>
          <w:between w:val="nil"/>
        </w:pBdr>
        <w:tabs>
          <w:tab w:val="left" w:pos="516"/>
          <w:tab w:val="left" w:pos="607"/>
        </w:tabs>
        <w:spacing w:before="186" w:line="230" w:lineRule="auto"/>
        <w:ind w:right="524" w:hanging="361"/>
        <w:jc w:val="both"/>
        <w:rPr>
          <w:color w:val="000000"/>
        </w:rPr>
      </w:pPr>
      <w:r>
        <w:rPr>
          <w:b/>
          <w:bCs/>
          <w:color w:val="000000"/>
          <w:sz w:val="24"/>
          <w:szCs w:val="24"/>
        </w:rPr>
        <w:t>Ethics</w:t>
      </w:r>
      <w:r>
        <w:rPr>
          <w:color w:val="000000"/>
          <w:sz w:val="24"/>
          <w:szCs w:val="24"/>
        </w:rPr>
        <w:t>: Apply ethical principles and commit to professional ethics and responsibilities and norms of the engineering practice.</w:t>
      </w:r>
    </w:p>
    <w:p w14:paraId="75097D81" w14:textId="77777777" w:rsidR="00173430" w:rsidRDefault="00410809">
      <w:pPr>
        <w:numPr>
          <w:ilvl w:val="0"/>
          <w:numId w:val="4"/>
        </w:numPr>
        <w:pBdr>
          <w:top w:val="nil"/>
          <w:left w:val="nil"/>
          <w:bottom w:val="nil"/>
          <w:right w:val="nil"/>
          <w:between w:val="nil"/>
        </w:pBdr>
        <w:tabs>
          <w:tab w:val="left" w:pos="492"/>
          <w:tab w:val="left" w:pos="607"/>
        </w:tabs>
        <w:spacing w:before="183" w:line="230" w:lineRule="auto"/>
        <w:ind w:right="535" w:hanging="361"/>
        <w:jc w:val="both"/>
        <w:rPr>
          <w:color w:val="000000"/>
        </w:rPr>
      </w:pPr>
      <w:r>
        <w:rPr>
          <w:b/>
          <w:bCs/>
          <w:color w:val="000000"/>
          <w:sz w:val="24"/>
          <w:szCs w:val="24"/>
        </w:rPr>
        <w:t>Individual and team work</w:t>
      </w:r>
      <w:r>
        <w:rPr>
          <w:color w:val="000000"/>
          <w:sz w:val="24"/>
          <w:szCs w:val="24"/>
        </w:rPr>
        <w:t xml:space="preserve">: Function effectively as an individual, and as a member or </w:t>
      </w:r>
      <w:proofErr w:type="spellStart"/>
      <w:r>
        <w:rPr>
          <w:color w:val="000000"/>
          <w:sz w:val="24"/>
          <w:szCs w:val="24"/>
        </w:rPr>
        <w:t>leaderin</w:t>
      </w:r>
      <w:proofErr w:type="spellEnd"/>
      <w:r>
        <w:rPr>
          <w:color w:val="000000"/>
          <w:sz w:val="24"/>
          <w:szCs w:val="24"/>
        </w:rPr>
        <w:t xml:space="preserve"> diverse teams, and in multidisciplinary settings.</w:t>
      </w:r>
    </w:p>
    <w:p w14:paraId="0820AD36" w14:textId="77777777" w:rsidR="00173430" w:rsidRDefault="00410809">
      <w:pPr>
        <w:numPr>
          <w:ilvl w:val="0"/>
          <w:numId w:val="4"/>
        </w:numPr>
        <w:pBdr>
          <w:top w:val="nil"/>
          <w:left w:val="nil"/>
          <w:bottom w:val="nil"/>
          <w:right w:val="nil"/>
          <w:between w:val="nil"/>
        </w:pBdr>
        <w:tabs>
          <w:tab w:val="left" w:pos="607"/>
          <w:tab w:val="left" w:pos="675"/>
        </w:tabs>
        <w:spacing w:before="172" w:line="237" w:lineRule="auto"/>
        <w:ind w:right="481" w:hanging="361"/>
        <w:jc w:val="both"/>
        <w:rPr>
          <w:color w:val="000000"/>
        </w:rPr>
      </w:pPr>
      <w:r>
        <w:rPr>
          <w:color w:val="000000"/>
          <w:sz w:val="24"/>
          <w:szCs w:val="24"/>
        </w:rPr>
        <w:tab/>
      </w:r>
      <w:r>
        <w:rPr>
          <w:b/>
          <w:bCs/>
          <w:color w:val="000000"/>
          <w:sz w:val="24"/>
          <w:szCs w:val="24"/>
        </w:rPr>
        <w:t>Communication</w:t>
      </w:r>
      <w:r>
        <w:rPr>
          <w:color w:val="000000"/>
          <w:sz w:val="24"/>
          <w:szCs w:val="24"/>
        </w:rPr>
        <w:t>: Communicate effectively on complex engineering activities with the engineering community and with society at large, such as, being able to comprehend and write effective reports and design documentation, make effective presentations, and give and receive clear instructions.</w:t>
      </w:r>
    </w:p>
    <w:p w14:paraId="68A1A118" w14:textId="77777777" w:rsidR="00173430" w:rsidRDefault="00410809">
      <w:pPr>
        <w:numPr>
          <w:ilvl w:val="0"/>
          <w:numId w:val="4"/>
        </w:numPr>
        <w:pBdr>
          <w:top w:val="nil"/>
          <w:left w:val="nil"/>
          <w:bottom w:val="nil"/>
          <w:right w:val="nil"/>
          <w:between w:val="nil"/>
        </w:pBdr>
        <w:tabs>
          <w:tab w:val="left" w:pos="607"/>
          <w:tab w:val="left" w:pos="665"/>
        </w:tabs>
        <w:spacing w:before="177" w:line="232" w:lineRule="auto"/>
        <w:ind w:right="510" w:hanging="361"/>
        <w:jc w:val="both"/>
        <w:rPr>
          <w:color w:val="000000"/>
        </w:rPr>
      </w:pPr>
      <w:r>
        <w:rPr>
          <w:b/>
          <w:bCs/>
          <w:color w:val="000000"/>
          <w:sz w:val="24"/>
          <w:szCs w:val="24"/>
        </w:rPr>
        <w:t>Project management and finance</w:t>
      </w:r>
      <w:r>
        <w:rPr>
          <w:color w:val="000000"/>
          <w:sz w:val="24"/>
          <w:szCs w:val="24"/>
        </w:rPr>
        <w:t>: Demonstrate knowledge and understanding of the engineering and management principles and apply these to one’s own work, as a member and leader in a team, to manage projects and in multi-disciplinary environments.</w:t>
      </w:r>
    </w:p>
    <w:p w14:paraId="1BAE0391" w14:textId="77777777" w:rsidR="00173430" w:rsidRDefault="00410809">
      <w:pPr>
        <w:numPr>
          <w:ilvl w:val="0"/>
          <w:numId w:val="4"/>
        </w:numPr>
        <w:pBdr>
          <w:top w:val="nil"/>
          <w:left w:val="nil"/>
          <w:bottom w:val="nil"/>
          <w:right w:val="nil"/>
          <w:between w:val="nil"/>
        </w:pBdr>
        <w:tabs>
          <w:tab w:val="left" w:pos="607"/>
          <w:tab w:val="left" w:pos="675"/>
        </w:tabs>
        <w:spacing w:before="172"/>
        <w:ind w:right="508" w:hanging="361"/>
        <w:jc w:val="both"/>
        <w:rPr>
          <w:color w:val="000000"/>
        </w:rPr>
        <w:sectPr w:rsidR="00173430">
          <w:pgSz w:w="11940" w:h="16870"/>
          <w:pgMar w:top="1240" w:right="850" w:bottom="280" w:left="708" w:header="720" w:footer="720" w:gutter="0"/>
          <w:cols w:space="720"/>
        </w:sectPr>
      </w:pPr>
      <w:r>
        <w:rPr>
          <w:color w:val="000000"/>
          <w:sz w:val="24"/>
          <w:szCs w:val="24"/>
        </w:rPr>
        <w:tab/>
      </w:r>
      <w:r>
        <w:rPr>
          <w:b/>
          <w:bCs/>
          <w:color w:val="000000"/>
          <w:sz w:val="24"/>
          <w:szCs w:val="24"/>
        </w:rPr>
        <w:t>Life- long learning</w:t>
      </w:r>
      <w:r>
        <w:rPr>
          <w:color w:val="000000"/>
          <w:sz w:val="24"/>
          <w:szCs w:val="24"/>
        </w:rPr>
        <w:t>: Recognize the need for, and have the preparation and ability to engage in independent and life-long learning in the broadest context of technological change.</w:t>
      </w:r>
    </w:p>
    <w:p w14:paraId="7DCB9016" w14:textId="77777777" w:rsidR="00173430" w:rsidRDefault="00410809">
      <w:pPr>
        <w:pStyle w:val="Heading3"/>
        <w:spacing w:before="202"/>
        <w:ind w:firstLine="1015"/>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proofErr w:type="gramStart"/>
      <w:r>
        <w:rPr>
          <w:rFonts w:ascii="Times New Roman" w:eastAsia="Times New Roman" w:hAnsi="Times New Roman" w:cs="Times New Roman"/>
          <w:sz w:val="24"/>
          <w:szCs w:val="24"/>
        </w:rPr>
        <w:t>DEPARTMENT  OF</w:t>
      </w:r>
      <w:proofErr w:type="gramEnd"/>
      <w:r>
        <w:rPr>
          <w:rFonts w:ascii="Times New Roman" w:eastAsia="Times New Roman" w:hAnsi="Times New Roman" w:cs="Times New Roman"/>
          <w:sz w:val="24"/>
          <w:szCs w:val="24"/>
        </w:rPr>
        <w:t xml:space="preserve"> COMPUTATIONAL INTELLIGENCE (CSE-AIML)</w:t>
      </w:r>
    </w:p>
    <w:p w14:paraId="0563A7F6" w14:textId="77777777" w:rsidR="00173430" w:rsidRDefault="00173430">
      <w:pPr>
        <w:pBdr>
          <w:top w:val="nil"/>
          <w:left w:val="nil"/>
          <w:bottom w:val="nil"/>
          <w:right w:val="nil"/>
          <w:between w:val="nil"/>
        </w:pBdr>
        <w:rPr>
          <w:b/>
          <w:bCs/>
          <w:color w:val="000000"/>
          <w:sz w:val="24"/>
          <w:szCs w:val="24"/>
        </w:rPr>
      </w:pPr>
    </w:p>
    <w:p w14:paraId="5B2F4788" w14:textId="77777777" w:rsidR="00173430" w:rsidRDefault="00173430">
      <w:pPr>
        <w:pBdr>
          <w:top w:val="nil"/>
          <w:left w:val="nil"/>
          <w:bottom w:val="nil"/>
          <w:right w:val="nil"/>
          <w:between w:val="nil"/>
        </w:pBdr>
        <w:spacing w:before="135"/>
        <w:rPr>
          <w:b/>
          <w:bCs/>
          <w:color w:val="000000"/>
          <w:sz w:val="24"/>
          <w:szCs w:val="24"/>
        </w:rPr>
      </w:pPr>
    </w:p>
    <w:p w14:paraId="3FD80AF7" w14:textId="77777777" w:rsidR="00173430" w:rsidRDefault="00410809">
      <w:pPr>
        <w:ind w:left="377"/>
        <w:rPr>
          <w:b/>
          <w:bCs/>
          <w:sz w:val="24"/>
          <w:szCs w:val="24"/>
        </w:rPr>
      </w:pPr>
      <w:r>
        <w:rPr>
          <w:b/>
          <w:bCs/>
          <w:sz w:val="24"/>
          <w:szCs w:val="24"/>
          <w:u w:val="single"/>
        </w:rPr>
        <w:t>GENERAL LABORATORY INSTRUCTIONS</w:t>
      </w:r>
    </w:p>
    <w:p w14:paraId="5E298869" w14:textId="77777777" w:rsidR="00173430" w:rsidRDefault="00173430">
      <w:pPr>
        <w:pBdr>
          <w:top w:val="nil"/>
          <w:left w:val="nil"/>
          <w:bottom w:val="nil"/>
          <w:right w:val="nil"/>
          <w:between w:val="nil"/>
        </w:pBdr>
        <w:rPr>
          <w:b/>
          <w:bCs/>
          <w:color w:val="000000"/>
          <w:sz w:val="24"/>
          <w:szCs w:val="24"/>
        </w:rPr>
      </w:pPr>
    </w:p>
    <w:p w14:paraId="7A630672" w14:textId="77777777" w:rsidR="00173430" w:rsidRDefault="00173430">
      <w:pPr>
        <w:pBdr>
          <w:top w:val="nil"/>
          <w:left w:val="nil"/>
          <w:bottom w:val="nil"/>
          <w:right w:val="nil"/>
          <w:between w:val="nil"/>
        </w:pBdr>
        <w:spacing w:before="62"/>
        <w:rPr>
          <w:b/>
          <w:bCs/>
          <w:color w:val="000000"/>
          <w:sz w:val="24"/>
          <w:szCs w:val="24"/>
        </w:rPr>
      </w:pPr>
    </w:p>
    <w:p w14:paraId="43FB4F9B" w14:textId="77777777" w:rsidR="00173430" w:rsidRDefault="00410809">
      <w:pPr>
        <w:numPr>
          <w:ilvl w:val="0"/>
          <w:numId w:val="3"/>
        </w:numPr>
        <w:pBdr>
          <w:top w:val="nil"/>
          <w:left w:val="nil"/>
          <w:bottom w:val="nil"/>
          <w:right w:val="nil"/>
          <w:between w:val="nil"/>
        </w:pBdr>
        <w:tabs>
          <w:tab w:val="left" w:pos="377"/>
        </w:tabs>
        <w:spacing w:before="1" w:line="278" w:lineRule="auto"/>
        <w:ind w:right="908"/>
        <w:rPr>
          <w:color w:val="000000"/>
        </w:rPr>
      </w:pPr>
      <w:r>
        <w:rPr>
          <w:color w:val="000000"/>
          <w:sz w:val="24"/>
          <w:szCs w:val="24"/>
        </w:rPr>
        <w:t>Students are advised to come to the laboratory at least 5 minutes before (to starting time), those who come after 5 minutes will not be allowed into the lab.</w:t>
      </w:r>
    </w:p>
    <w:p w14:paraId="1B29C175" w14:textId="77777777" w:rsidR="00173430" w:rsidRDefault="00410809">
      <w:pPr>
        <w:numPr>
          <w:ilvl w:val="0"/>
          <w:numId w:val="3"/>
        </w:numPr>
        <w:pBdr>
          <w:top w:val="nil"/>
          <w:left w:val="nil"/>
          <w:bottom w:val="nil"/>
          <w:right w:val="nil"/>
          <w:between w:val="nil"/>
        </w:pBdr>
        <w:tabs>
          <w:tab w:val="left" w:pos="377"/>
        </w:tabs>
        <w:spacing w:line="278" w:lineRule="auto"/>
        <w:ind w:right="1316"/>
        <w:rPr>
          <w:color w:val="000000"/>
        </w:rPr>
      </w:pPr>
      <w:r>
        <w:rPr>
          <w:color w:val="000000"/>
          <w:sz w:val="24"/>
          <w:szCs w:val="24"/>
        </w:rPr>
        <w:t>Plan your task properly much before to the commencement, come prepared to the lab with the synopsis / program / experiment details.</w:t>
      </w:r>
    </w:p>
    <w:p w14:paraId="2BEF584F" w14:textId="77777777" w:rsidR="00173430" w:rsidRDefault="00410809">
      <w:pPr>
        <w:numPr>
          <w:ilvl w:val="0"/>
          <w:numId w:val="3"/>
        </w:numPr>
        <w:pBdr>
          <w:top w:val="nil"/>
          <w:left w:val="nil"/>
          <w:bottom w:val="nil"/>
          <w:right w:val="nil"/>
          <w:between w:val="nil"/>
        </w:pBdr>
        <w:tabs>
          <w:tab w:val="left" w:pos="377"/>
        </w:tabs>
        <w:spacing w:before="8"/>
        <w:ind w:hanging="365"/>
        <w:rPr>
          <w:color w:val="000000"/>
        </w:rPr>
      </w:pPr>
      <w:r>
        <w:rPr>
          <w:color w:val="000000"/>
          <w:sz w:val="24"/>
          <w:szCs w:val="24"/>
        </w:rPr>
        <w:t xml:space="preserve">Student </w:t>
      </w:r>
      <w:proofErr w:type="spellStart"/>
      <w:r>
        <w:rPr>
          <w:color w:val="000000"/>
          <w:sz w:val="24"/>
          <w:szCs w:val="24"/>
        </w:rPr>
        <w:t>shouldenter</w:t>
      </w:r>
      <w:proofErr w:type="spellEnd"/>
      <w:r>
        <w:rPr>
          <w:color w:val="000000"/>
          <w:sz w:val="24"/>
          <w:szCs w:val="24"/>
        </w:rPr>
        <w:t xml:space="preserve"> into the laboratory with:</w:t>
      </w:r>
    </w:p>
    <w:p w14:paraId="181B8806" w14:textId="77777777" w:rsidR="00173430" w:rsidRDefault="00410809">
      <w:pPr>
        <w:numPr>
          <w:ilvl w:val="1"/>
          <w:numId w:val="3"/>
        </w:numPr>
        <w:pBdr>
          <w:top w:val="nil"/>
          <w:left w:val="nil"/>
          <w:bottom w:val="nil"/>
          <w:right w:val="nil"/>
          <w:between w:val="nil"/>
        </w:pBdr>
        <w:tabs>
          <w:tab w:val="left" w:pos="377"/>
        </w:tabs>
        <w:spacing w:before="20" w:line="268" w:lineRule="auto"/>
        <w:ind w:right="595"/>
        <w:rPr>
          <w:color w:val="000000"/>
        </w:rPr>
      </w:pPr>
      <w:r>
        <w:rPr>
          <w:color w:val="000000"/>
          <w:sz w:val="24"/>
          <w:szCs w:val="24"/>
        </w:rPr>
        <w:t>Laboratory observation notes with all the details (Problem statement, Aim, Algorithm, Procedure, Program, Expected Output, etc.,) filled in for the lab session.</w:t>
      </w:r>
    </w:p>
    <w:p w14:paraId="733DFFEE" w14:textId="77777777" w:rsidR="00173430" w:rsidRDefault="00410809">
      <w:pPr>
        <w:numPr>
          <w:ilvl w:val="1"/>
          <w:numId w:val="3"/>
        </w:numPr>
        <w:pBdr>
          <w:top w:val="nil"/>
          <w:left w:val="nil"/>
          <w:bottom w:val="nil"/>
          <w:right w:val="nil"/>
          <w:between w:val="nil"/>
        </w:pBdr>
        <w:tabs>
          <w:tab w:val="left" w:pos="377"/>
        </w:tabs>
        <w:spacing w:before="10" w:line="278" w:lineRule="auto"/>
        <w:ind w:right="738"/>
        <w:rPr>
          <w:color w:val="000000"/>
        </w:rPr>
      </w:pPr>
      <w:r>
        <w:rPr>
          <w:color w:val="000000"/>
          <w:sz w:val="24"/>
          <w:szCs w:val="24"/>
        </w:rPr>
        <w:t xml:space="preserve">Laboratory Record updated up to the last session experiments and other utensils (if any) </w:t>
      </w:r>
      <w:proofErr w:type="spellStart"/>
      <w:r>
        <w:rPr>
          <w:color w:val="000000"/>
          <w:sz w:val="24"/>
          <w:szCs w:val="24"/>
        </w:rPr>
        <w:t>neededin</w:t>
      </w:r>
      <w:proofErr w:type="spellEnd"/>
      <w:r>
        <w:rPr>
          <w:color w:val="000000"/>
          <w:sz w:val="24"/>
          <w:szCs w:val="24"/>
        </w:rPr>
        <w:t xml:space="preserve"> the lab.</w:t>
      </w:r>
    </w:p>
    <w:p w14:paraId="2C903EAE" w14:textId="77777777" w:rsidR="00173430" w:rsidRDefault="00410809">
      <w:pPr>
        <w:numPr>
          <w:ilvl w:val="1"/>
          <w:numId w:val="3"/>
        </w:numPr>
        <w:pBdr>
          <w:top w:val="nil"/>
          <w:left w:val="nil"/>
          <w:bottom w:val="nil"/>
          <w:right w:val="nil"/>
          <w:between w:val="nil"/>
        </w:pBdr>
        <w:tabs>
          <w:tab w:val="left" w:pos="377"/>
        </w:tabs>
        <w:spacing w:before="13"/>
        <w:ind w:hanging="365"/>
        <w:rPr>
          <w:color w:val="000000"/>
        </w:rPr>
      </w:pPr>
      <w:r>
        <w:rPr>
          <w:color w:val="000000"/>
          <w:sz w:val="24"/>
          <w:szCs w:val="24"/>
        </w:rPr>
        <w:t>Proper Dress code and Identity card.</w:t>
      </w:r>
    </w:p>
    <w:p w14:paraId="34C15E5F" w14:textId="77777777" w:rsidR="00173430" w:rsidRDefault="00410809">
      <w:pPr>
        <w:numPr>
          <w:ilvl w:val="0"/>
          <w:numId w:val="3"/>
        </w:numPr>
        <w:pBdr>
          <w:top w:val="nil"/>
          <w:left w:val="nil"/>
          <w:bottom w:val="nil"/>
          <w:right w:val="nil"/>
          <w:between w:val="nil"/>
        </w:pBdr>
        <w:tabs>
          <w:tab w:val="left" w:pos="377"/>
        </w:tabs>
        <w:spacing w:before="38" w:line="280" w:lineRule="auto"/>
        <w:ind w:right="687"/>
        <w:rPr>
          <w:color w:val="000000"/>
        </w:rPr>
      </w:pPr>
      <w:r>
        <w:rPr>
          <w:color w:val="000000"/>
          <w:sz w:val="24"/>
          <w:szCs w:val="24"/>
        </w:rPr>
        <w:t>Sign in the laboratory login register, write the TIME-IN, and occupy the computer system allotted to you by the faculty.</w:t>
      </w:r>
    </w:p>
    <w:p w14:paraId="794E2F16" w14:textId="77777777" w:rsidR="00173430" w:rsidRDefault="00410809">
      <w:pPr>
        <w:numPr>
          <w:ilvl w:val="0"/>
          <w:numId w:val="3"/>
        </w:numPr>
        <w:pBdr>
          <w:top w:val="nil"/>
          <w:left w:val="nil"/>
          <w:bottom w:val="nil"/>
          <w:right w:val="nil"/>
          <w:between w:val="nil"/>
        </w:pBdr>
        <w:tabs>
          <w:tab w:val="left" w:pos="377"/>
        </w:tabs>
        <w:spacing w:line="266" w:lineRule="auto"/>
        <w:ind w:right="1500"/>
        <w:rPr>
          <w:color w:val="000000"/>
        </w:rPr>
      </w:pPr>
      <w:r>
        <w:rPr>
          <w:color w:val="000000"/>
          <w:sz w:val="24"/>
          <w:szCs w:val="24"/>
        </w:rPr>
        <w:t>Execute your task in the laboratory, and record the results / output in the lab observation notebook, and get certified by the concerned faculty.</w:t>
      </w:r>
    </w:p>
    <w:p w14:paraId="47715142" w14:textId="77777777" w:rsidR="00173430" w:rsidRDefault="00410809">
      <w:pPr>
        <w:numPr>
          <w:ilvl w:val="0"/>
          <w:numId w:val="3"/>
        </w:numPr>
        <w:pBdr>
          <w:top w:val="nil"/>
          <w:left w:val="nil"/>
          <w:bottom w:val="nil"/>
          <w:right w:val="nil"/>
          <w:between w:val="nil"/>
        </w:pBdr>
        <w:tabs>
          <w:tab w:val="left" w:pos="377"/>
        </w:tabs>
        <w:spacing w:before="24" w:line="276" w:lineRule="auto"/>
        <w:ind w:right="1293"/>
        <w:rPr>
          <w:color w:val="000000"/>
        </w:rPr>
      </w:pPr>
      <w:r>
        <w:rPr>
          <w:color w:val="000000"/>
          <w:sz w:val="24"/>
          <w:szCs w:val="24"/>
        </w:rPr>
        <w:t>All the students should be polite and cooperative with the laboratory staff, must maintain the discipline and decency in the laboratory.</w:t>
      </w:r>
    </w:p>
    <w:p w14:paraId="61472AF7" w14:textId="77777777" w:rsidR="00173430" w:rsidRDefault="00410809">
      <w:pPr>
        <w:numPr>
          <w:ilvl w:val="0"/>
          <w:numId w:val="3"/>
        </w:numPr>
        <w:pBdr>
          <w:top w:val="nil"/>
          <w:left w:val="nil"/>
          <w:bottom w:val="nil"/>
          <w:right w:val="nil"/>
          <w:between w:val="nil"/>
        </w:pBdr>
        <w:tabs>
          <w:tab w:val="left" w:pos="377"/>
        </w:tabs>
        <w:spacing w:before="1" w:line="278" w:lineRule="auto"/>
        <w:ind w:right="987"/>
        <w:rPr>
          <w:color w:val="000000"/>
        </w:rPr>
      </w:pPr>
      <w:r>
        <w:rPr>
          <w:color w:val="000000"/>
          <w:sz w:val="24"/>
          <w:szCs w:val="24"/>
        </w:rPr>
        <w:t>Computer labs are established with sophisticated and high-end branded systems, which should be utilized properly.</w:t>
      </w:r>
    </w:p>
    <w:p w14:paraId="02482558" w14:textId="77777777" w:rsidR="00173430" w:rsidRDefault="00410809">
      <w:pPr>
        <w:numPr>
          <w:ilvl w:val="0"/>
          <w:numId w:val="3"/>
        </w:numPr>
        <w:pBdr>
          <w:top w:val="nil"/>
          <w:left w:val="nil"/>
          <w:bottom w:val="nil"/>
          <w:right w:val="nil"/>
          <w:between w:val="nil"/>
        </w:pBdr>
        <w:tabs>
          <w:tab w:val="left" w:pos="377"/>
        </w:tabs>
        <w:spacing w:line="278" w:lineRule="auto"/>
        <w:ind w:right="28"/>
        <w:rPr>
          <w:color w:val="000000"/>
        </w:rPr>
      </w:pPr>
      <w:r>
        <w:rPr>
          <w:color w:val="000000"/>
          <w:sz w:val="24"/>
          <w:szCs w:val="24"/>
        </w:rPr>
        <w:t xml:space="preserve">Students / Faculty must keep their mobile phones in SWITCHED OFF mode during the lab sessions. Misuse of the equipment, </w:t>
      </w:r>
      <w:proofErr w:type="spellStart"/>
      <w:r>
        <w:rPr>
          <w:color w:val="000000"/>
          <w:sz w:val="24"/>
          <w:szCs w:val="24"/>
        </w:rPr>
        <w:t>misbehaviors</w:t>
      </w:r>
      <w:proofErr w:type="spellEnd"/>
      <w:r>
        <w:rPr>
          <w:color w:val="000000"/>
          <w:sz w:val="24"/>
          <w:szCs w:val="24"/>
        </w:rPr>
        <w:t xml:space="preserve"> with the staff and systems etc., will attract severe punishment.</w:t>
      </w:r>
    </w:p>
    <w:p w14:paraId="24CD4BC1" w14:textId="77777777" w:rsidR="00173430" w:rsidRDefault="00410809">
      <w:pPr>
        <w:numPr>
          <w:ilvl w:val="0"/>
          <w:numId w:val="3"/>
        </w:numPr>
        <w:pBdr>
          <w:top w:val="nil"/>
          <w:left w:val="nil"/>
          <w:bottom w:val="nil"/>
          <w:right w:val="nil"/>
          <w:between w:val="nil"/>
        </w:pBdr>
        <w:tabs>
          <w:tab w:val="left" w:pos="375"/>
          <w:tab w:val="left" w:pos="377"/>
        </w:tabs>
        <w:spacing w:line="271" w:lineRule="auto"/>
        <w:ind w:right="76"/>
        <w:jc w:val="both"/>
        <w:rPr>
          <w:color w:val="000000"/>
        </w:rPr>
      </w:pPr>
      <w:r>
        <w:rPr>
          <w:color w:val="000000"/>
          <w:sz w:val="24"/>
          <w:szCs w:val="24"/>
        </w:rPr>
        <w:t>Students must take the permission of the faculty in case of any urgency to go out; if anybody found loitering outside the lab / class without permission during working hours will be treated seriously and punished appropriately.</w:t>
      </w:r>
    </w:p>
    <w:p w14:paraId="72DFFA16" w14:textId="77777777" w:rsidR="00173430" w:rsidRDefault="00410809">
      <w:pPr>
        <w:numPr>
          <w:ilvl w:val="0"/>
          <w:numId w:val="3"/>
        </w:numPr>
        <w:pBdr>
          <w:top w:val="nil"/>
          <w:left w:val="nil"/>
          <w:bottom w:val="nil"/>
          <w:right w:val="nil"/>
          <w:between w:val="nil"/>
        </w:pBdr>
        <w:tabs>
          <w:tab w:val="left" w:pos="375"/>
          <w:tab w:val="left" w:pos="377"/>
        </w:tabs>
        <w:spacing w:before="7" w:line="278" w:lineRule="auto"/>
        <w:ind w:right="11"/>
        <w:jc w:val="both"/>
        <w:rPr>
          <w:color w:val="000000"/>
        </w:rPr>
        <w:sectPr w:rsidR="00173430">
          <w:pgSz w:w="11940" w:h="16870"/>
          <w:pgMar w:top="1160" w:right="850" w:bottom="280" w:left="708" w:header="720" w:footer="720" w:gutter="0"/>
          <w:cols w:space="720"/>
        </w:sectPr>
      </w:pPr>
      <w:r>
        <w:rPr>
          <w:color w:val="000000"/>
          <w:sz w:val="24"/>
          <w:szCs w:val="24"/>
        </w:rPr>
        <w:t xml:space="preserve">Students should LOG OFF/ SHUT DOWN the computer system before he/she leaves the lab after completing the task (experiment) in all aspects. He/she must ensure the system / seat is </w:t>
      </w:r>
      <w:proofErr w:type="spellStart"/>
      <w:r>
        <w:rPr>
          <w:color w:val="000000"/>
          <w:sz w:val="24"/>
          <w:szCs w:val="24"/>
        </w:rPr>
        <w:t>keptproperly</w:t>
      </w:r>
      <w:proofErr w:type="spellEnd"/>
      <w:r>
        <w:rPr>
          <w:color w:val="000000"/>
          <w:sz w:val="24"/>
          <w:szCs w:val="24"/>
        </w:rPr>
        <w:t>.</w:t>
      </w:r>
    </w:p>
    <w:p w14:paraId="158A2012" w14:textId="77777777" w:rsidR="00173430" w:rsidRDefault="00410809">
      <w:pPr>
        <w:pStyle w:val="Heading1"/>
        <w:spacing w:before="73"/>
        <w:ind w:left="593"/>
        <w:rPr>
          <w:sz w:val="24"/>
          <w:szCs w:val="24"/>
        </w:rPr>
      </w:pPr>
      <w:r>
        <w:rPr>
          <w:noProof/>
          <w:sz w:val="24"/>
          <w:szCs w:val="24"/>
        </w:rPr>
        <w:lastRenderedPageBreak/>
        <mc:AlternateContent>
          <mc:Choice Requires="wps">
            <w:drawing>
              <wp:anchor distT="0" distB="0" distL="0" distR="0" simplePos="0" relativeHeight="251662336" behindDoc="1" locked="0" layoutInCell="1" hidden="0" allowOverlap="1" wp14:anchorId="5C67C9D9" wp14:editId="14B76F4A">
                <wp:simplePos x="0" y="0"/>
                <wp:positionH relativeFrom="page">
                  <wp:posOffset>342900</wp:posOffset>
                </wp:positionH>
                <wp:positionV relativeFrom="page">
                  <wp:posOffset>342899</wp:posOffset>
                </wp:positionV>
                <wp:extent cx="6911340" cy="10041890"/>
                <wp:effectExtent l="0" t="0" r="0" b="0"/>
                <wp:wrapNone/>
                <wp:docPr id="2" name="Free-form: 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11340" cy="10041890"/>
                        </a:xfrm>
                        <a:custGeom>
                          <a:avLst/>
                          <a:gdLst/>
                          <a:ahLst/>
                          <a:cxnLst/>
                          <a:rect l="l" t="t" r="r" b="b"/>
                          <a:pathLst>
                            <a:path w="6911340" h="10041890">
                              <a:moveTo>
                                <a:pt x="56375" y="56400"/>
                              </a:moveTo>
                              <a:lnTo>
                                <a:pt x="47244" y="56400"/>
                              </a:lnTo>
                              <a:lnTo>
                                <a:pt x="47244" y="9985248"/>
                              </a:lnTo>
                              <a:lnTo>
                                <a:pt x="47244" y="9994392"/>
                              </a:lnTo>
                              <a:lnTo>
                                <a:pt x="56375" y="9994392"/>
                              </a:lnTo>
                              <a:lnTo>
                                <a:pt x="56375" y="9985248"/>
                              </a:lnTo>
                              <a:lnTo>
                                <a:pt x="56375" y="56400"/>
                              </a:lnTo>
                              <a:close/>
                            </a:path>
                            <a:path w="6911340" h="10041890">
                              <a:moveTo>
                                <a:pt x="56375" y="47244"/>
                              </a:moveTo>
                              <a:lnTo>
                                <a:pt x="47244" y="47244"/>
                              </a:lnTo>
                              <a:lnTo>
                                <a:pt x="47244" y="56388"/>
                              </a:lnTo>
                              <a:lnTo>
                                <a:pt x="56375" y="56388"/>
                              </a:lnTo>
                              <a:lnTo>
                                <a:pt x="56375" y="47244"/>
                              </a:lnTo>
                              <a:close/>
                            </a:path>
                            <a:path w="6911340" h="10041890">
                              <a:moveTo>
                                <a:pt x="6864083" y="56400"/>
                              </a:moveTo>
                              <a:lnTo>
                                <a:pt x="6854952" y="56400"/>
                              </a:lnTo>
                              <a:lnTo>
                                <a:pt x="6854952" y="9985248"/>
                              </a:lnTo>
                              <a:lnTo>
                                <a:pt x="56388" y="9985248"/>
                              </a:lnTo>
                              <a:lnTo>
                                <a:pt x="56388" y="9994392"/>
                              </a:lnTo>
                              <a:lnTo>
                                <a:pt x="6854952" y="9994392"/>
                              </a:lnTo>
                              <a:lnTo>
                                <a:pt x="6864083" y="9994392"/>
                              </a:lnTo>
                              <a:lnTo>
                                <a:pt x="6864083" y="9985248"/>
                              </a:lnTo>
                              <a:lnTo>
                                <a:pt x="6864083" y="56400"/>
                              </a:lnTo>
                              <a:close/>
                            </a:path>
                            <a:path w="6911340" h="10041890">
                              <a:moveTo>
                                <a:pt x="6864083" y="47244"/>
                              </a:moveTo>
                              <a:lnTo>
                                <a:pt x="6854952" y="47244"/>
                              </a:lnTo>
                              <a:lnTo>
                                <a:pt x="56388" y="47244"/>
                              </a:lnTo>
                              <a:lnTo>
                                <a:pt x="56388" y="56388"/>
                              </a:lnTo>
                              <a:lnTo>
                                <a:pt x="6854952" y="56388"/>
                              </a:lnTo>
                              <a:lnTo>
                                <a:pt x="6864083" y="56388"/>
                              </a:lnTo>
                              <a:lnTo>
                                <a:pt x="6864083" y="47244"/>
                              </a:lnTo>
                              <a:close/>
                            </a:path>
                            <a:path w="6911340" h="10041890">
                              <a:moveTo>
                                <a:pt x="6911340" y="56400"/>
                              </a:moveTo>
                              <a:lnTo>
                                <a:pt x="6873240" y="56400"/>
                              </a:lnTo>
                              <a:lnTo>
                                <a:pt x="6873240" y="9985248"/>
                              </a:lnTo>
                              <a:lnTo>
                                <a:pt x="6873240" y="10003536"/>
                              </a:lnTo>
                              <a:lnTo>
                                <a:pt x="6854952" y="10003536"/>
                              </a:lnTo>
                              <a:lnTo>
                                <a:pt x="56388" y="10003536"/>
                              </a:lnTo>
                              <a:lnTo>
                                <a:pt x="38100" y="10003536"/>
                              </a:lnTo>
                              <a:lnTo>
                                <a:pt x="38100" y="9985248"/>
                              </a:lnTo>
                              <a:lnTo>
                                <a:pt x="38100" y="56400"/>
                              </a:lnTo>
                              <a:lnTo>
                                <a:pt x="0" y="56400"/>
                              </a:lnTo>
                              <a:lnTo>
                                <a:pt x="0" y="9985248"/>
                              </a:lnTo>
                              <a:lnTo>
                                <a:pt x="0" y="10003536"/>
                              </a:lnTo>
                              <a:lnTo>
                                <a:pt x="0" y="10041636"/>
                              </a:lnTo>
                              <a:lnTo>
                                <a:pt x="38100" y="10041636"/>
                              </a:lnTo>
                              <a:lnTo>
                                <a:pt x="56388" y="10041636"/>
                              </a:lnTo>
                              <a:lnTo>
                                <a:pt x="6854952" y="10041636"/>
                              </a:lnTo>
                              <a:lnTo>
                                <a:pt x="6873240" y="10041636"/>
                              </a:lnTo>
                              <a:lnTo>
                                <a:pt x="6911340" y="10041636"/>
                              </a:lnTo>
                              <a:lnTo>
                                <a:pt x="6911340" y="10003536"/>
                              </a:lnTo>
                              <a:lnTo>
                                <a:pt x="6911340" y="9985248"/>
                              </a:lnTo>
                              <a:lnTo>
                                <a:pt x="6911340" y="56400"/>
                              </a:lnTo>
                              <a:close/>
                            </a:path>
                            <a:path w="6911340" h="10041890">
                              <a:moveTo>
                                <a:pt x="6911340" y="0"/>
                              </a:moveTo>
                              <a:lnTo>
                                <a:pt x="6911340" y="0"/>
                              </a:lnTo>
                              <a:lnTo>
                                <a:pt x="0" y="0"/>
                              </a:lnTo>
                              <a:lnTo>
                                <a:pt x="0" y="38100"/>
                              </a:lnTo>
                              <a:lnTo>
                                <a:pt x="0" y="56388"/>
                              </a:lnTo>
                              <a:lnTo>
                                <a:pt x="38100" y="56388"/>
                              </a:lnTo>
                              <a:lnTo>
                                <a:pt x="38100" y="38100"/>
                              </a:lnTo>
                              <a:lnTo>
                                <a:pt x="56388" y="38100"/>
                              </a:lnTo>
                              <a:lnTo>
                                <a:pt x="6854952" y="38100"/>
                              </a:lnTo>
                              <a:lnTo>
                                <a:pt x="6873240" y="38100"/>
                              </a:lnTo>
                              <a:lnTo>
                                <a:pt x="6873240" y="56388"/>
                              </a:lnTo>
                              <a:lnTo>
                                <a:pt x="6911340" y="56388"/>
                              </a:lnTo>
                              <a:lnTo>
                                <a:pt x="6911340" y="38100"/>
                              </a:lnTo>
                              <a:lnTo>
                                <a:pt x="69113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1A355E8" id="Free-form: Shape 2" o:spid="_x0000_s1026" style="position:absolute;margin-left:27pt;margin-top:27pt;width:544.2pt;height:790.7pt;z-index:-251654144;visibility:visible;mso-wrap-style:square;mso-wrap-distance-left:0;mso-wrap-distance-top:0;mso-wrap-distance-right:0;mso-wrap-distance-bottom:0;mso-position-horizontal:absolute;mso-position-horizontal-relative:page;mso-position-vertical:absolute;mso-position-vertical-relative:page;v-text-anchor:top" coordsize="6911340,10041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" path="m56375,56400r-9131,l47244,9985248r,9144l56375,9994392r,-9144l56375,56400xem56375,47244r-9131,l47244,56388r9131,l56375,47244xem6864083,56400r-9131,l6854952,9985248r-6798564,l56388,9994392r6798564,l6864083,9994392r,-9144l6864083,56400xem6864083,47244r-9131,l56388,47244r,9144l6854952,56388r9131,l6864083,47244xem6911340,56400r-38100,l6873240,9985248r,18288l6854952,10003536r-6798564,l38100,10003536r,-18288l38100,56400,,56400,,9985248r,18288l,10041636r38100,l56388,10041636r6798564,l6873240,10041636r38100,l6911340,10003536r,-18288l6911340,56400xem6911340,r,l,,,38100,,56388r38100,l38100,38100r18288,l6854952,38100r18288,l6873240,56388r38100,l6911340,38100r,-38100xe" fillcolor="black" stroked="f">
                <v:path arrowok="t"/>
                <w10:wrap anchorx="page" anchory="page"/>
              </v:shape>
            </w:pict>
          </mc:Fallback>
        </mc:AlternateContent>
      </w:r>
      <w:r>
        <w:rPr>
          <w:sz w:val="24"/>
          <w:szCs w:val="24"/>
        </w:rPr>
        <w:t>Lab Objectives:</w:t>
      </w:r>
    </w:p>
    <w:p w14:paraId="6EFD129A" w14:textId="77777777" w:rsidR="00173430" w:rsidRDefault="00173430">
      <w:pPr>
        <w:pBdr>
          <w:top w:val="nil"/>
          <w:left w:val="nil"/>
          <w:bottom w:val="nil"/>
          <w:right w:val="nil"/>
          <w:between w:val="nil"/>
        </w:pBdr>
        <w:spacing w:before="54"/>
        <w:rPr>
          <w:b/>
          <w:bCs/>
          <w:color w:val="000000"/>
          <w:sz w:val="24"/>
          <w:szCs w:val="24"/>
        </w:rPr>
      </w:pPr>
    </w:p>
    <w:p w14:paraId="7DBF8365" w14:textId="77777777" w:rsidR="00173430" w:rsidRDefault="00410809">
      <w:pPr>
        <w:numPr>
          <w:ilvl w:val="0"/>
          <w:numId w:val="2"/>
        </w:numPr>
        <w:pBdr>
          <w:top w:val="nil"/>
          <w:left w:val="nil"/>
          <w:bottom w:val="nil"/>
          <w:right w:val="nil"/>
          <w:between w:val="nil"/>
        </w:pBdr>
        <w:tabs>
          <w:tab w:val="left" w:pos="953"/>
        </w:tabs>
        <w:spacing w:line="352" w:lineRule="auto"/>
        <w:ind w:right="225"/>
        <w:jc w:val="both"/>
        <w:rPr>
          <w:color w:val="000000"/>
        </w:rPr>
      </w:pPr>
      <w:r>
        <w:rPr>
          <w:color w:val="000000"/>
          <w:sz w:val="24"/>
          <w:szCs w:val="24"/>
        </w:rPr>
        <w:t>To introduce the basic concepts and techniques of Machine Learning and the need of Machine Learning techniques in real-world problems.</w:t>
      </w:r>
    </w:p>
    <w:p w14:paraId="3720B7CC" w14:textId="77777777" w:rsidR="00173430" w:rsidRDefault="00410809">
      <w:pPr>
        <w:numPr>
          <w:ilvl w:val="0"/>
          <w:numId w:val="2"/>
        </w:numPr>
        <w:pBdr>
          <w:top w:val="nil"/>
          <w:left w:val="nil"/>
          <w:bottom w:val="nil"/>
          <w:right w:val="nil"/>
          <w:between w:val="nil"/>
        </w:pBdr>
        <w:tabs>
          <w:tab w:val="left" w:pos="953"/>
        </w:tabs>
        <w:spacing w:before="9" w:line="350" w:lineRule="auto"/>
        <w:ind w:right="225"/>
        <w:jc w:val="both"/>
        <w:rPr>
          <w:color w:val="000000"/>
        </w:rPr>
      </w:pPr>
      <w:r>
        <w:rPr>
          <w:color w:val="000000"/>
          <w:sz w:val="24"/>
          <w:szCs w:val="24"/>
        </w:rPr>
        <w:t>To provide understanding of various Machine Learning algorithms and the way to evaluate performance of the Machine Learning algorithms.</w:t>
      </w:r>
    </w:p>
    <w:p w14:paraId="7D37DB8E" w14:textId="77777777" w:rsidR="00173430" w:rsidRDefault="00410809">
      <w:pPr>
        <w:numPr>
          <w:ilvl w:val="0"/>
          <w:numId w:val="2"/>
        </w:numPr>
        <w:pBdr>
          <w:top w:val="nil"/>
          <w:left w:val="nil"/>
          <w:bottom w:val="nil"/>
          <w:right w:val="nil"/>
          <w:between w:val="nil"/>
        </w:pBdr>
        <w:tabs>
          <w:tab w:val="left" w:pos="953"/>
        </w:tabs>
        <w:spacing w:before="13" w:line="357" w:lineRule="auto"/>
        <w:ind w:right="217"/>
        <w:jc w:val="both"/>
        <w:rPr>
          <w:color w:val="000000"/>
        </w:rPr>
      </w:pPr>
      <w:r>
        <w:rPr>
          <w:color w:val="000000"/>
          <w:sz w:val="24"/>
          <w:szCs w:val="24"/>
        </w:rPr>
        <w:t>To apply Machine Learning to learn, predict and classify the real-world problems in the Supervised Learning paradigms as well as discover the Unsupervised Learning paradigms of Machine Learning.</w:t>
      </w:r>
    </w:p>
    <w:p w14:paraId="62EEDD9B" w14:textId="77777777" w:rsidR="00173430" w:rsidRDefault="00410809">
      <w:pPr>
        <w:numPr>
          <w:ilvl w:val="0"/>
          <w:numId w:val="2"/>
        </w:numPr>
        <w:pBdr>
          <w:top w:val="nil"/>
          <w:left w:val="nil"/>
          <w:bottom w:val="nil"/>
          <w:right w:val="nil"/>
          <w:between w:val="nil"/>
        </w:pBdr>
        <w:tabs>
          <w:tab w:val="left" w:pos="953"/>
        </w:tabs>
        <w:spacing w:before="130" w:line="355" w:lineRule="auto"/>
        <w:ind w:right="1198"/>
        <w:jc w:val="both"/>
        <w:rPr>
          <w:color w:val="000000"/>
        </w:rPr>
      </w:pPr>
      <w:r>
        <w:rPr>
          <w:color w:val="000000"/>
          <w:sz w:val="24"/>
          <w:szCs w:val="24"/>
        </w:rPr>
        <w:t xml:space="preserve">To inculcate in students professional and ethical attitude, multidisciplinary approach and an ability to relate real-world issues and provide a </w:t>
      </w:r>
      <w:proofErr w:type="gramStart"/>
      <w:r>
        <w:rPr>
          <w:color w:val="000000"/>
          <w:sz w:val="24"/>
          <w:szCs w:val="24"/>
        </w:rPr>
        <w:t>cost effective</w:t>
      </w:r>
      <w:proofErr w:type="gramEnd"/>
      <w:r>
        <w:rPr>
          <w:color w:val="000000"/>
          <w:sz w:val="24"/>
          <w:szCs w:val="24"/>
        </w:rPr>
        <w:t xml:space="preserve"> solution to it by developing ML applications.</w:t>
      </w:r>
    </w:p>
    <w:p w14:paraId="00B86971" w14:textId="77777777" w:rsidR="00173430" w:rsidRDefault="00410809">
      <w:pPr>
        <w:pStyle w:val="Heading1"/>
        <w:spacing w:before="51"/>
        <w:ind w:left="953"/>
        <w:jc w:val="both"/>
        <w:rPr>
          <w:sz w:val="24"/>
          <w:szCs w:val="24"/>
        </w:rPr>
      </w:pPr>
      <w:r>
        <w:rPr>
          <w:sz w:val="24"/>
          <w:szCs w:val="24"/>
        </w:rPr>
        <w:t>Lab Outcomes:</w:t>
      </w:r>
    </w:p>
    <w:p w14:paraId="3DB1B744" w14:textId="77777777" w:rsidR="00173430" w:rsidRDefault="00410809">
      <w:pPr>
        <w:spacing w:before="175"/>
        <w:ind w:left="953"/>
        <w:jc w:val="both"/>
        <w:rPr>
          <w:sz w:val="24"/>
          <w:szCs w:val="24"/>
        </w:rPr>
      </w:pPr>
      <w:r>
        <w:rPr>
          <w:sz w:val="24"/>
          <w:szCs w:val="24"/>
        </w:rPr>
        <w:t>Upon successful completion of this course, the students will be able to:</w:t>
      </w:r>
    </w:p>
    <w:p w14:paraId="65D093C7" w14:textId="77777777" w:rsidR="00173430" w:rsidRDefault="00173430">
      <w:pPr>
        <w:pBdr>
          <w:top w:val="nil"/>
          <w:left w:val="nil"/>
          <w:bottom w:val="nil"/>
          <w:right w:val="nil"/>
          <w:between w:val="nil"/>
        </w:pBdr>
        <w:spacing w:before="178"/>
        <w:rPr>
          <w:color w:val="000000"/>
          <w:sz w:val="24"/>
          <w:szCs w:val="24"/>
        </w:rPr>
      </w:pPr>
    </w:p>
    <w:p w14:paraId="0DC22A10" w14:textId="77777777" w:rsidR="00173430" w:rsidRDefault="00410809">
      <w:pPr>
        <w:numPr>
          <w:ilvl w:val="0"/>
          <w:numId w:val="2"/>
        </w:numPr>
        <w:pBdr>
          <w:top w:val="nil"/>
          <w:left w:val="nil"/>
          <w:bottom w:val="nil"/>
          <w:right w:val="nil"/>
          <w:between w:val="nil"/>
        </w:pBdr>
        <w:tabs>
          <w:tab w:val="left" w:pos="953"/>
        </w:tabs>
        <w:spacing w:line="273" w:lineRule="auto"/>
        <w:ind w:right="229" w:hanging="336"/>
        <w:jc w:val="both"/>
        <w:rPr>
          <w:color w:val="000000"/>
        </w:rPr>
      </w:pPr>
      <w:r>
        <w:rPr>
          <w:color w:val="000000"/>
          <w:sz w:val="24"/>
          <w:szCs w:val="24"/>
        </w:rPr>
        <w:t>Understand the basic concepts and techniques of Machine Learning and the need of Machine Learning techniques in real-world problems.</w:t>
      </w:r>
    </w:p>
    <w:p w14:paraId="6CD46973" w14:textId="77777777" w:rsidR="00173430" w:rsidRDefault="00410809">
      <w:pPr>
        <w:numPr>
          <w:ilvl w:val="0"/>
          <w:numId w:val="2"/>
        </w:numPr>
        <w:pBdr>
          <w:top w:val="nil"/>
          <w:left w:val="nil"/>
          <w:bottom w:val="nil"/>
          <w:right w:val="nil"/>
          <w:between w:val="nil"/>
        </w:pBdr>
        <w:tabs>
          <w:tab w:val="left" w:pos="953"/>
        </w:tabs>
        <w:spacing w:before="239" w:line="321" w:lineRule="auto"/>
        <w:ind w:right="1223" w:hanging="336"/>
        <w:jc w:val="both"/>
        <w:rPr>
          <w:color w:val="000000"/>
        </w:rPr>
      </w:pPr>
      <w:r>
        <w:rPr>
          <w:color w:val="000000"/>
          <w:sz w:val="24"/>
          <w:szCs w:val="24"/>
        </w:rPr>
        <w:t>Understand various Machine Learning algorithms and the way to evaluate performance of the Machine Learning algorithms.</w:t>
      </w:r>
    </w:p>
    <w:p w14:paraId="2BDE3F1D" w14:textId="77777777" w:rsidR="00173430" w:rsidRDefault="00410809">
      <w:pPr>
        <w:numPr>
          <w:ilvl w:val="0"/>
          <w:numId w:val="2"/>
        </w:numPr>
        <w:pBdr>
          <w:top w:val="nil"/>
          <w:left w:val="nil"/>
          <w:bottom w:val="nil"/>
          <w:right w:val="nil"/>
          <w:between w:val="nil"/>
        </w:pBdr>
        <w:tabs>
          <w:tab w:val="left" w:pos="953"/>
        </w:tabs>
        <w:spacing w:before="5"/>
        <w:ind w:right="218" w:hanging="336"/>
        <w:jc w:val="both"/>
        <w:rPr>
          <w:color w:val="000000"/>
        </w:rPr>
      </w:pPr>
      <w:r>
        <w:rPr>
          <w:color w:val="000000"/>
          <w:sz w:val="24"/>
          <w:szCs w:val="24"/>
        </w:rPr>
        <w:t>Apply Machine Learning to learn, predict and classify the real-world problems in the Supervised Learning paradigms as well as discover the Unsupervised Learning paradigms of Machine Learning.</w:t>
      </w:r>
    </w:p>
    <w:p w14:paraId="08280964" w14:textId="77777777" w:rsidR="00173430" w:rsidRDefault="00410809">
      <w:pPr>
        <w:numPr>
          <w:ilvl w:val="0"/>
          <w:numId w:val="2"/>
        </w:numPr>
        <w:pBdr>
          <w:top w:val="nil"/>
          <w:left w:val="nil"/>
          <w:bottom w:val="nil"/>
          <w:right w:val="nil"/>
          <w:between w:val="nil"/>
        </w:pBdr>
        <w:tabs>
          <w:tab w:val="left" w:pos="953"/>
        </w:tabs>
        <w:spacing w:before="239" w:line="319" w:lineRule="auto"/>
        <w:ind w:right="1223" w:hanging="336"/>
        <w:jc w:val="both"/>
        <w:rPr>
          <w:color w:val="000000"/>
        </w:rPr>
      </w:pPr>
      <w:r>
        <w:rPr>
          <w:color w:val="000000"/>
          <w:sz w:val="24"/>
          <w:szCs w:val="24"/>
        </w:rPr>
        <w:t>Understand, learn and design Artificial Neural Networks of Supervised Learning for the selected problems.</w:t>
      </w:r>
    </w:p>
    <w:p w14:paraId="02FCEA3E" w14:textId="77777777" w:rsidR="00173430" w:rsidRDefault="00410809">
      <w:pPr>
        <w:numPr>
          <w:ilvl w:val="0"/>
          <w:numId w:val="2"/>
        </w:numPr>
        <w:pBdr>
          <w:top w:val="nil"/>
          <w:left w:val="nil"/>
          <w:bottom w:val="nil"/>
          <w:right w:val="nil"/>
          <w:between w:val="nil"/>
        </w:pBdr>
        <w:tabs>
          <w:tab w:val="left" w:pos="953"/>
        </w:tabs>
        <w:spacing w:before="247"/>
        <w:ind w:hanging="336"/>
        <w:rPr>
          <w:color w:val="000000"/>
        </w:rPr>
      </w:pPr>
      <w:r>
        <w:rPr>
          <w:color w:val="000000"/>
          <w:sz w:val="24"/>
          <w:szCs w:val="24"/>
        </w:rPr>
        <w:t>Understand the concept of Reinforcement Learning and Ensemble Methods</w:t>
      </w:r>
    </w:p>
    <w:p w14:paraId="3BB306BE" w14:textId="77777777" w:rsidR="00173430" w:rsidRDefault="00173430">
      <w:pPr>
        <w:pBdr>
          <w:top w:val="nil"/>
          <w:left w:val="nil"/>
          <w:bottom w:val="nil"/>
          <w:right w:val="nil"/>
          <w:between w:val="nil"/>
        </w:pBdr>
        <w:rPr>
          <w:color w:val="000000"/>
          <w:sz w:val="24"/>
          <w:szCs w:val="24"/>
        </w:rPr>
      </w:pPr>
    </w:p>
    <w:p w14:paraId="5E168609" w14:textId="77777777" w:rsidR="00173430" w:rsidRDefault="00173430">
      <w:pPr>
        <w:pBdr>
          <w:top w:val="nil"/>
          <w:left w:val="nil"/>
          <w:bottom w:val="nil"/>
          <w:right w:val="nil"/>
          <w:between w:val="nil"/>
        </w:pBdr>
        <w:rPr>
          <w:color w:val="000000"/>
          <w:sz w:val="24"/>
          <w:szCs w:val="24"/>
        </w:rPr>
      </w:pPr>
    </w:p>
    <w:p w14:paraId="2120DE0A" w14:textId="77777777" w:rsidR="00173430" w:rsidRDefault="00173430">
      <w:pPr>
        <w:pBdr>
          <w:top w:val="nil"/>
          <w:left w:val="nil"/>
          <w:bottom w:val="nil"/>
          <w:right w:val="nil"/>
          <w:between w:val="nil"/>
        </w:pBdr>
        <w:rPr>
          <w:color w:val="000000"/>
          <w:sz w:val="24"/>
          <w:szCs w:val="24"/>
        </w:rPr>
      </w:pPr>
    </w:p>
    <w:p w14:paraId="04F2E626" w14:textId="77777777" w:rsidR="00173430" w:rsidRDefault="00173430">
      <w:pPr>
        <w:pBdr>
          <w:top w:val="nil"/>
          <w:left w:val="nil"/>
          <w:bottom w:val="nil"/>
          <w:right w:val="nil"/>
          <w:between w:val="nil"/>
        </w:pBdr>
        <w:spacing w:before="207"/>
        <w:rPr>
          <w:color w:val="000000"/>
          <w:sz w:val="24"/>
          <w:szCs w:val="24"/>
        </w:rPr>
      </w:pPr>
    </w:p>
    <w:p w14:paraId="75740257" w14:textId="77777777" w:rsidR="00173430" w:rsidRDefault="00410809">
      <w:pPr>
        <w:tabs>
          <w:tab w:val="left" w:pos="7187"/>
        </w:tabs>
        <w:ind w:left="706"/>
        <w:rPr>
          <w:b/>
          <w:bCs/>
          <w:sz w:val="24"/>
          <w:szCs w:val="24"/>
        </w:rPr>
        <w:sectPr w:rsidR="00173430">
          <w:pgSz w:w="11940" w:h="16870"/>
          <w:pgMar w:top="800" w:right="850" w:bottom="280" w:left="708" w:header="720" w:footer="720" w:gutter="0"/>
          <w:cols w:space="720"/>
        </w:sectPr>
      </w:pPr>
      <w:r>
        <w:rPr>
          <w:b/>
          <w:bCs/>
          <w:sz w:val="24"/>
          <w:szCs w:val="24"/>
        </w:rPr>
        <w:t>Head of the Department</w:t>
      </w:r>
      <w:r>
        <w:rPr>
          <w:b/>
          <w:bCs/>
          <w:sz w:val="24"/>
          <w:szCs w:val="24"/>
        </w:rPr>
        <w:tab/>
        <w:t>Principal</w:t>
      </w:r>
    </w:p>
    <w:p w14:paraId="7E8AA8D5" w14:textId="77777777" w:rsidR="00173430" w:rsidRDefault="00410809">
      <w:pPr>
        <w:spacing w:before="71"/>
        <w:ind w:left="1015"/>
        <w:rPr>
          <w:b/>
          <w:bCs/>
          <w:sz w:val="24"/>
          <w:szCs w:val="24"/>
        </w:rPr>
      </w:pPr>
      <w:r>
        <w:rPr>
          <w:b/>
          <w:bCs/>
          <w:noProof/>
          <w:sz w:val="24"/>
          <w:szCs w:val="24"/>
        </w:rPr>
        <w:lastRenderedPageBreak/>
        <mc:AlternateContent>
          <mc:Choice Requires="wpg">
            <w:drawing>
              <wp:anchor distT="0" distB="0" distL="0" distR="0" simplePos="0" relativeHeight="251663360" behindDoc="1" locked="0" layoutInCell="1" hidden="0" allowOverlap="1" wp14:anchorId="5C351B1C" wp14:editId="7C5DE7F8">
                <wp:simplePos x="0" y="0"/>
                <wp:positionH relativeFrom="page">
                  <wp:posOffset>252984</wp:posOffset>
                </wp:positionH>
                <wp:positionV relativeFrom="page">
                  <wp:posOffset>252982</wp:posOffset>
                </wp:positionV>
                <wp:extent cx="7059295" cy="10189210"/>
                <wp:effectExtent l="0" t="0" r="0" b="0"/>
                <wp:wrapNone/>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59295" cy="10189210"/>
                          <a:chOff x="0" y="0"/>
                          <a:chExt cx="7059295" cy="10189210"/>
                        </a:xfrm>
                      </wpg:grpSpPr>
                      <wps:wsp>
                        <wps:cNvPr id="1575941512" name="Free-form: Shape 1575941512"/>
                        <wps:cNvSpPr/>
                        <wps:spPr>
                          <a:xfrm>
                            <a:off x="122301" y="10110216"/>
                            <a:ext cx="6927850" cy="54610"/>
                          </a:xfrm>
                          <a:custGeom>
                            <a:avLst/>
                            <a:gdLst/>
                            <a:ahLst/>
                            <a:cxnLst/>
                            <a:rect l="l" t="t" r="r" b="b"/>
                            <a:pathLst>
                              <a:path w="6927850" h="54610">
                                <a:moveTo>
                                  <a:pt x="6927850" y="45720"/>
                                </a:moveTo>
                                <a:lnTo>
                                  <a:pt x="0" y="45720"/>
                                </a:lnTo>
                                <a:lnTo>
                                  <a:pt x="0" y="54610"/>
                                </a:lnTo>
                                <a:lnTo>
                                  <a:pt x="6927850" y="54610"/>
                                </a:lnTo>
                                <a:lnTo>
                                  <a:pt x="6927850" y="45720"/>
                                </a:lnTo>
                                <a:close/>
                              </a:path>
                              <a:path w="6927850" h="54610">
                                <a:moveTo>
                                  <a:pt x="6927850" y="0"/>
                                </a:moveTo>
                                <a:lnTo>
                                  <a:pt x="0" y="0"/>
                                </a:lnTo>
                                <a:lnTo>
                                  <a:pt x="0" y="36830"/>
                                </a:lnTo>
                                <a:lnTo>
                                  <a:pt x="6927850" y="36830"/>
                                </a:lnTo>
                                <a:lnTo>
                                  <a:pt x="6927850" y="0"/>
                                </a:lnTo>
                                <a:close/>
                              </a:path>
                            </a:pathLst>
                          </a:custGeom>
                          <a:solidFill>
                            <a:srgbClr val="5F1F1F"/>
                          </a:solidFill>
                        </wps:spPr>
                        <wps:bodyPr wrap="square" lIns="0" tIns="0" rIns="0" bIns="0" rtlCol="0">
                          <a:prstTxWarp prst="textNoShape">
                            <a:avLst/>
                          </a:prstTxWarp>
                          <a:noAutofit/>
                        </wps:bodyPr>
                      </wps:wsp>
                      <wps:wsp>
                        <wps:cNvPr id="1049506507" name="Free-form: Shape 1049506507"/>
                        <wps:cNvSpPr/>
                        <wps:spPr>
                          <a:xfrm>
                            <a:off x="51816" y="52323"/>
                            <a:ext cx="6961505" cy="10091420"/>
                          </a:xfrm>
                          <a:custGeom>
                            <a:avLst/>
                            <a:gdLst/>
                            <a:ahLst/>
                            <a:cxnLst/>
                            <a:rect l="l" t="t" r="r" b="b"/>
                            <a:pathLst>
                              <a:path w="6961505" h="10091420">
                                <a:moveTo>
                                  <a:pt x="6887845" y="63500"/>
                                </a:moveTo>
                                <a:lnTo>
                                  <a:pt x="64135" y="63500"/>
                                </a:lnTo>
                                <a:lnTo>
                                  <a:pt x="64135" y="72390"/>
                                </a:lnTo>
                                <a:lnTo>
                                  <a:pt x="64135" y="10019030"/>
                                </a:lnTo>
                                <a:lnTo>
                                  <a:pt x="73660" y="10019030"/>
                                </a:lnTo>
                                <a:lnTo>
                                  <a:pt x="73660" y="72390"/>
                                </a:lnTo>
                                <a:lnTo>
                                  <a:pt x="6887845" y="72390"/>
                                </a:lnTo>
                                <a:lnTo>
                                  <a:pt x="6887845" y="63500"/>
                                </a:lnTo>
                                <a:close/>
                              </a:path>
                              <a:path w="6961505" h="10091420">
                                <a:moveTo>
                                  <a:pt x="6887845" y="17780"/>
                                </a:moveTo>
                                <a:lnTo>
                                  <a:pt x="18415" y="17780"/>
                                </a:lnTo>
                                <a:lnTo>
                                  <a:pt x="18415" y="54610"/>
                                </a:lnTo>
                                <a:lnTo>
                                  <a:pt x="18415" y="10019030"/>
                                </a:lnTo>
                                <a:lnTo>
                                  <a:pt x="55245" y="10019030"/>
                                </a:lnTo>
                                <a:lnTo>
                                  <a:pt x="55245" y="54610"/>
                                </a:lnTo>
                                <a:lnTo>
                                  <a:pt x="6887845" y="54610"/>
                                </a:lnTo>
                                <a:lnTo>
                                  <a:pt x="6887845" y="17780"/>
                                </a:lnTo>
                                <a:close/>
                              </a:path>
                              <a:path w="6961505" h="10091420">
                                <a:moveTo>
                                  <a:pt x="6887845" y="0"/>
                                </a:moveTo>
                                <a:lnTo>
                                  <a:pt x="0" y="0"/>
                                </a:lnTo>
                                <a:lnTo>
                                  <a:pt x="0" y="8890"/>
                                </a:lnTo>
                                <a:lnTo>
                                  <a:pt x="0" y="10082530"/>
                                </a:lnTo>
                                <a:lnTo>
                                  <a:pt x="0" y="10091420"/>
                                </a:lnTo>
                                <a:lnTo>
                                  <a:pt x="73660" y="10091420"/>
                                </a:lnTo>
                                <a:lnTo>
                                  <a:pt x="73660" y="10082530"/>
                                </a:lnTo>
                                <a:lnTo>
                                  <a:pt x="8890" y="10082530"/>
                                </a:lnTo>
                                <a:lnTo>
                                  <a:pt x="8890" y="8890"/>
                                </a:lnTo>
                                <a:lnTo>
                                  <a:pt x="6887845" y="8890"/>
                                </a:lnTo>
                                <a:lnTo>
                                  <a:pt x="6887845" y="0"/>
                                </a:lnTo>
                                <a:close/>
                              </a:path>
                              <a:path w="6961505" h="10091420">
                                <a:moveTo>
                                  <a:pt x="6897370" y="63627"/>
                                </a:moveTo>
                                <a:lnTo>
                                  <a:pt x="6888480" y="63627"/>
                                </a:lnTo>
                                <a:lnTo>
                                  <a:pt x="6888480" y="10018535"/>
                                </a:lnTo>
                                <a:lnTo>
                                  <a:pt x="6897370" y="10018522"/>
                                </a:lnTo>
                                <a:lnTo>
                                  <a:pt x="6897370" y="63627"/>
                                </a:lnTo>
                                <a:close/>
                              </a:path>
                              <a:path w="6961505" h="10091420">
                                <a:moveTo>
                                  <a:pt x="6943090" y="17780"/>
                                </a:moveTo>
                                <a:lnTo>
                                  <a:pt x="6888480" y="17780"/>
                                </a:lnTo>
                                <a:lnTo>
                                  <a:pt x="6888480" y="54610"/>
                                </a:lnTo>
                                <a:lnTo>
                                  <a:pt x="6906260" y="54610"/>
                                </a:lnTo>
                                <a:lnTo>
                                  <a:pt x="6906260" y="10019030"/>
                                </a:lnTo>
                                <a:lnTo>
                                  <a:pt x="6943090" y="10019030"/>
                                </a:lnTo>
                                <a:lnTo>
                                  <a:pt x="6943090" y="54610"/>
                                </a:lnTo>
                                <a:lnTo>
                                  <a:pt x="6943090" y="17780"/>
                                </a:lnTo>
                                <a:close/>
                              </a:path>
                              <a:path w="6961505" h="10091420">
                                <a:moveTo>
                                  <a:pt x="6961505" y="0"/>
                                </a:moveTo>
                                <a:lnTo>
                                  <a:pt x="6888480" y="0"/>
                                </a:lnTo>
                                <a:lnTo>
                                  <a:pt x="6888480" y="8890"/>
                                </a:lnTo>
                                <a:lnTo>
                                  <a:pt x="6952615" y="8890"/>
                                </a:lnTo>
                                <a:lnTo>
                                  <a:pt x="6952615" y="10019030"/>
                                </a:lnTo>
                                <a:lnTo>
                                  <a:pt x="6961505" y="10019030"/>
                                </a:lnTo>
                                <a:lnTo>
                                  <a:pt x="6961505" y="8890"/>
                                </a:lnTo>
                                <a:lnTo>
                                  <a:pt x="6961505" y="0"/>
                                </a:lnTo>
                                <a:close/>
                              </a:path>
                            </a:pathLst>
                          </a:custGeom>
                          <a:solidFill>
                            <a:srgbClr val="000000"/>
                          </a:solidFill>
                        </wps:spPr>
                        <wps:bodyPr wrap="square" lIns="0" tIns="0" rIns="0" bIns="0" rtlCol="0">
                          <a:prstTxWarp prst="textNoShape">
                            <a:avLst/>
                          </a:prstTxWarp>
                          <a:noAutofit/>
                        </wps:bodyPr>
                      </wps:wsp>
                      <wps:wsp>
                        <wps:cNvPr id="2003865831" name="Free-form: Shape 2003865831"/>
                        <wps:cNvSpPr/>
                        <wps:spPr>
                          <a:xfrm>
                            <a:off x="60706" y="10125456"/>
                            <a:ext cx="64769" cy="9525"/>
                          </a:xfrm>
                          <a:custGeom>
                            <a:avLst/>
                            <a:gdLst/>
                            <a:ahLst/>
                            <a:cxnLst/>
                            <a:rect l="l" t="t" r="r" b="b"/>
                            <a:pathLst>
                              <a:path w="64769" h="9525">
                                <a:moveTo>
                                  <a:pt x="64769" y="0"/>
                                </a:moveTo>
                                <a:lnTo>
                                  <a:pt x="0" y="0"/>
                                </a:lnTo>
                                <a:lnTo>
                                  <a:pt x="0" y="9525"/>
                                </a:lnTo>
                                <a:lnTo>
                                  <a:pt x="64769" y="9525"/>
                                </a:lnTo>
                                <a:lnTo>
                                  <a:pt x="64769" y="0"/>
                                </a:lnTo>
                                <a:close/>
                              </a:path>
                            </a:pathLst>
                          </a:custGeom>
                          <a:solidFill>
                            <a:srgbClr val="FFFFFF"/>
                          </a:solidFill>
                        </wps:spPr>
                        <wps:bodyPr wrap="square" lIns="0" tIns="0" rIns="0" bIns="0" rtlCol="0">
                          <a:prstTxWarp prst="textNoShape">
                            <a:avLst/>
                          </a:prstTxWarp>
                          <a:noAutofit/>
                        </wps:bodyPr>
                      </wps:wsp>
                      <wps:wsp>
                        <wps:cNvPr id="507019477" name="Free-form: Shape 507019477"/>
                        <wps:cNvSpPr/>
                        <wps:spPr>
                          <a:xfrm>
                            <a:off x="69596" y="10070083"/>
                            <a:ext cx="6869430" cy="73660"/>
                          </a:xfrm>
                          <a:custGeom>
                            <a:avLst/>
                            <a:gdLst/>
                            <a:ahLst/>
                            <a:cxnLst/>
                            <a:rect l="l" t="t" r="r" b="b"/>
                            <a:pathLst>
                              <a:path w="6869430" h="73660">
                                <a:moveTo>
                                  <a:pt x="55245" y="17780"/>
                                </a:moveTo>
                                <a:lnTo>
                                  <a:pt x="36830" y="17780"/>
                                </a:lnTo>
                                <a:lnTo>
                                  <a:pt x="36830" y="0"/>
                                </a:lnTo>
                                <a:lnTo>
                                  <a:pt x="0" y="0"/>
                                </a:lnTo>
                                <a:lnTo>
                                  <a:pt x="0" y="17780"/>
                                </a:lnTo>
                                <a:lnTo>
                                  <a:pt x="0" y="54610"/>
                                </a:lnTo>
                                <a:lnTo>
                                  <a:pt x="55245" y="54610"/>
                                </a:lnTo>
                                <a:lnTo>
                                  <a:pt x="55245" y="17780"/>
                                </a:lnTo>
                                <a:close/>
                              </a:path>
                              <a:path w="6869430" h="73660">
                                <a:moveTo>
                                  <a:pt x="55245" y="127"/>
                                </a:moveTo>
                                <a:lnTo>
                                  <a:pt x="45720" y="127"/>
                                </a:lnTo>
                                <a:lnTo>
                                  <a:pt x="45720" y="9017"/>
                                </a:lnTo>
                                <a:lnTo>
                                  <a:pt x="55245" y="9017"/>
                                </a:lnTo>
                                <a:lnTo>
                                  <a:pt x="55245" y="127"/>
                                </a:lnTo>
                                <a:close/>
                              </a:path>
                              <a:path w="6869430" h="73660">
                                <a:moveTo>
                                  <a:pt x="6869430" y="63627"/>
                                </a:moveTo>
                                <a:lnTo>
                                  <a:pt x="55245" y="63627"/>
                                </a:lnTo>
                                <a:lnTo>
                                  <a:pt x="55245" y="73152"/>
                                </a:lnTo>
                                <a:lnTo>
                                  <a:pt x="6869430" y="73152"/>
                                </a:lnTo>
                                <a:lnTo>
                                  <a:pt x="6869430" y="63627"/>
                                </a:lnTo>
                                <a:close/>
                              </a:path>
                            </a:pathLst>
                          </a:custGeom>
                          <a:solidFill>
                            <a:srgbClr val="000000"/>
                          </a:solidFill>
                        </wps:spPr>
                        <wps:bodyPr wrap="square" lIns="0" tIns="0" rIns="0" bIns="0" rtlCol="0">
                          <a:prstTxWarp prst="textNoShape">
                            <a:avLst/>
                          </a:prstTxWarp>
                          <a:noAutofit/>
                        </wps:bodyPr>
                      </wps:wsp>
                      <wps:wsp>
                        <wps:cNvPr id="825346178" name="Free-form: Shape 825346178"/>
                        <wps:cNvSpPr/>
                        <wps:spPr>
                          <a:xfrm>
                            <a:off x="124840" y="10125456"/>
                            <a:ext cx="6814820" cy="9525"/>
                          </a:xfrm>
                          <a:custGeom>
                            <a:avLst/>
                            <a:gdLst/>
                            <a:ahLst/>
                            <a:cxnLst/>
                            <a:rect l="l" t="t" r="r" b="b"/>
                            <a:pathLst>
                              <a:path w="6814820" h="9525">
                                <a:moveTo>
                                  <a:pt x="6814820" y="0"/>
                                </a:moveTo>
                                <a:lnTo>
                                  <a:pt x="0" y="0"/>
                                </a:lnTo>
                                <a:lnTo>
                                  <a:pt x="0" y="9525"/>
                                </a:lnTo>
                                <a:lnTo>
                                  <a:pt x="6814820" y="9525"/>
                                </a:lnTo>
                                <a:lnTo>
                                  <a:pt x="6814820" y="0"/>
                                </a:lnTo>
                                <a:close/>
                              </a:path>
                            </a:pathLst>
                          </a:custGeom>
                          <a:solidFill>
                            <a:srgbClr val="FFFFFF"/>
                          </a:solidFill>
                        </wps:spPr>
                        <wps:bodyPr wrap="square" lIns="0" tIns="0" rIns="0" bIns="0" rtlCol="0">
                          <a:prstTxWarp prst="textNoShape">
                            <a:avLst/>
                          </a:prstTxWarp>
                          <a:noAutofit/>
                        </wps:bodyPr>
                      </wps:wsp>
                      <wps:wsp>
                        <wps:cNvPr id="1744827078" name="Free-form: Shape 1744827078"/>
                        <wps:cNvSpPr/>
                        <wps:spPr>
                          <a:xfrm>
                            <a:off x="124841" y="10070210"/>
                            <a:ext cx="6814184" cy="54610"/>
                          </a:xfrm>
                          <a:custGeom>
                            <a:avLst/>
                            <a:gdLst/>
                            <a:ahLst/>
                            <a:cxnLst/>
                            <a:rect l="l" t="t" r="r" b="b"/>
                            <a:pathLst>
                              <a:path w="6814184" h="54610">
                                <a:moveTo>
                                  <a:pt x="6814185" y="17780"/>
                                </a:moveTo>
                                <a:lnTo>
                                  <a:pt x="0" y="17780"/>
                                </a:lnTo>
                                <a:lnTo>
                                  <a:pt x="0" y="54610"/>
                                </a:lnTo>
                                <a:lnTo>
                                  <a:pt x="6814185" y="54610"/>
                                </a:lnTo>
                                <a:lnTo>
                                  <a:pt x="6814185" y="17780"/>
                                </a:lnTo>
                                <a:close/>
                              </a:path>
                              <a:path w="6814184" h="54610">
                                <a:moveTo>
                                  <a:pt x="6814185" y="0"/>
                                </a:moveTo>
                                <a:lnTo>
                                  <a:pt x="0" y="0"/>
                                </a:lnTo>
                                <a:lnTo>
                                  <a:pt x="0" y="8890"/>
                                </a:lnTo>
                                <a:lnTo>
                                  <a:pt x="6814185" y="8890"/>
                                </a:lnTo>
                                <a:lnTo>
                                  <a:pt x="681418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2" name="Image 52"/>
                          <pic:cNvPicPr/>
                        </pic:nvPicPr>
                        <pic:blipFill>
                          <a:blip r:embed="rId9" cstate="print"/>
                          <a:stretch>
                            <a:fillRect/>
                          </a:stretch>
                        </pic:blipFill>
                        <pic:spPr>
                          <a:xfrm>
                            <a:off x="6939660" y="10070083"/>
                            <a:ext cx="73025" cy="73660"/>
                          </a:xfrm>
                          <a:prstGeom prst="rect">
                            <a:avLst/>
                          </a:prstGeom>
                        </pic:spPr>
                      </pic:pic>
                      <wps:wsp>
                        <wps:cNvPr id="483704195" name="Free-form: Shape 483704195"/>
                        <wps:cNvSpPr/>
                        <wps:spPr>
                          <a:xfrm>
                            <a:off x="0" y="0"/>
                            <a:ext cx="7059295" cy="10189210"/>
                          </a:xfrm>
                          <a:custGeom>
                            <a:avLst/>
                            <a:gdLst/>
                            <a:ahLst/>
                            <a:cxnLst/>
                            <a:rect l="l" t="t" r="r" b="b"/>
                            <a:pathLst>
                              <a:path w="7059295" h="10189210">
                                <a:moveTo>
                                  <a:pt x="7058914" y="0"/>
                                </a:moveTo>
                                <a:lnTo>
                                  <a:pt x="7046722" y="0"/>
                                </a:lnTo>
                                <a:lnTo>
                                  <a:pt x="7046722" y="12192"/>
                                </a:lnTo>
                                <a:lnTo>
                                  <a:pt x="7046722" y="10176967"/>
                                </a:lnTo>
                                <a:lnTo>
                                  <a:pt x="12192" y="10176967"/>
                                </a:lnTo>
                                <a:lnTo>
                                  <a:pt x="12192" y="12192"/>
                                </a:lnTo>
                                <a:lnTo>
                                  <a:pt x="7046722" y="12192"/>
                                </a:lnTo>
                                <a:lnTo>
                                  <a:pt x="7046722" y="0"/>
                                </a:lnTo>
                                <a:lnTo>
                                  <a:pt x="12192" y="0"/>
                                </a:lnTo>
                                <a:lnTo>
                                  <a:pt x="0" y="0"/>
                                </a:lnTo>
                                <a:lnTo>
                                  <a:pt x="0" y="12141"/>
                                </a:lnTo>
                                <a:lnTo>
                                  <a:pt x="0" y="10176967"/>
                                </a:lnTo>
                                <a:lnTo>
                                  <a:pt x="0" y="10189159"/>
                                </a:lnTo>
                                <a:lnTo>
                                  <a:pt x="12192" y="10189159"/>
                                </a:lnTo>
                                <a:lnTo>
                                  <a:pt x="7046722" y="10189159"/>
                                </a:lnTo>
                                <a:lnTo>
                                  <a:pt x="7058914" y="10189159"/>
                                </a:lnTo>
                                <a:lnTo>
                                  <a:pt x="7058914" y="10176967"/>
                                </a:lnTo>
                                <a:lnTo>
                                  <a:pt x="7058914" y="12192"/>
                                </a:lnTo>
                                <a:lnTo>
                                  <a:pt x="7058914"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4883FC31" id="Group 10" o:spid="_x0000_s1026" style="position:absolute;margin-left:19.9pt;margin-top:19.9pt;width:555.85pt;height:802.3pt;z-index:-251653120;mso-wrap-distance-left:0;mso-wrap-distance-right:0;mso-position-horizontal-relative:page;mso-position-vertical-relative:page" coordsize="70592,1018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">
                <v:shape id="Free-form: Shape 1575941512" o:spid="_x0000_s1027" style="position:absolute;left:1223;top:101102;width:69278;height:546;visibility:visible;mso-wrap-style:square;v-text-anchor:top" coordsize="6927850,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" path="m6927850,45720l,45720r,8890l6927850,54610r,-8890xem6927850,l,,,36830r6927850,l6927850,xe" fillcolor="#5f1f1f" stroked="f">
                  <v:path arrowok="t"/>
                </v:shape>
                <v:shape id="Free-form: Shape 1049506507" o:spid="_x0000_s1028" style="position:absolute;left:518;top:523;width:69615;height:100914;visibility:visible;mso-wrap-style:square;v-text-anchor:top" coordsize="6961505,10091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" path="m6887845,63500r-6823710,l64135,72390r,9946640l73660,10019030r,-9946640l6887845,72390r,-8890xem6887845,17780r-6869430,l18415,54610r,9964420l55245,10019030r,-9964420l6887845,54610r,-36830xem6887845,l,,,8890,,10082530r,8890l73660,10091420r,-8890l8890,10082530,8890,8890r6878955,l6887845,xem6897370,63627r-8890,l6888480,10018535r8890,-13l6897370,63627xem6943090,17780r-54610,l6888480,54610r17780,l6906260,10019030r36830,l6943090,54610r,-36830xem6961505,r-73025,l6888480,8890r64135,l6952615,10019030r8890,l6961505,8890r,-8890xe" fillcolor="black" stroked="f">
                  <v:path arrowok="t"/>
                </v:shape>
                <v:shape id="Free-form: Shape 2003865831" o:spid="_x0000_s1029" style="position:absolute;left:607;top:101254;width:647;height:95;visibility:visible;mso-wrap-style:square;v-text-anchor:top" coordsize="6476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" path="m64769,l,,,9525r64769,l64769,xe" stroked="f">
                  <v:path arrowok="t"/>
                </v:shape>
                <v:shape id="Free-form: Shape 507019477" o:spid="_x0000_s1030" style="position:absolute;left:695;top:100700;width:68695;height:737;visibility:visible;mso-wrap-style:square;v-text-anchor:top" coordsize="686943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" path="m55245,17780r-18415,l36830,,,,,17780,,54610r55245,l55245,17780xem55245,127r-9525,l45720,9017r9525,l55245,127xem6869430,63627r-6814185,l55245,73152r6814185,l6869430,63627xe" fillcolor="black" stroked="f">
                  <v:path arrowok="t"/>
                </v:shape>
                <v:shape id="Free-form: Shape 825346178" o:spid="_x0000_s1031" style="position:absolute;left:1248;top:101254;width:68148;height:95;visibility:visible;mso-wrap-style:square;v-text-anchor:top" coordsize="681482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" path="m6814820,l,,,9525r6814820,l6814820,xe" stroked="f">
                  <v:path arrowok="t"/>
                </v:shape>
                <v:shape id="Free-form: Shape 1744827078" o:spid="_x0000_s1032" style="position:absolute;left:1248;top:100702;width:68142;height:546;visibility:visible;mso-wrap-style:square;v-text-anchor:top" coordsize="6814184,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" path="m6814185,17780l,17780,,54610r6814185,l6814185,17780xem6814185,l,,,8890r6814185,l6814185,xe" fillcolor="black" stroked="f">
                  <v:path arrowok="t"/>
                </v:shape>
                <v:shape id="Image 52" o:spid="_x0000_s1033" type="#_x0000_t75" style="position:absolute;left:69396;top:100700;width:730;height:7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">
                  <v:imagedata r:id="rId10" o:title=""/>
                </v:shape>
                <v:shape id="Free-form: Shape 483704195" o:spid="_x0000_s1034" style="position:absolute;width:70592;height:101892;visibility:visible;mso-wrap-style:square;v-text-anchor:top" coordsize="7059295,10189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" path="m7058914,r-12192,l7046722,12192r,10164775l12192,10176967r,-10164775l7046722,12192r,-12192l12192,,,,,12141,,10176967r,12192l12192,10189159r7034530,l7058914,10189159r,-12192l7058914,12192r,-12192xe" fillcolor="black" stroked="f">
                  <v:path arrowok="t"/>
                </v:shape>
                <w10:wrap anchorx="page" anchory="page"/>
              </v:group>
            </w:pict>
          </mc:Fallback>
        </mc:AlternateContent>
      </w:r>
      <w:r>
        <w:rPr>
          <w:b/>
          <w:bCs/>
          <w:sz w:val="24"/>
          <w:szCs w:val="24"/>
        </w:rPr>
        <w:t>Introduction about lab</w:t>
      </w:r>
    </w:p>
    <w:p w14:paraId="287BDC81" w14:textId="77777777" w:rsidR="00173430" w:rsidRDefault="00410809">
      <w:pPr>
        <w:spacing w:before="174"/>
        <w:ind w:left="1015"/>
        <w:rPr>
          <w:sz w:val="24"/>
          <w:szCs w:val="24"/>
        </w:rPr>
      </w:pPr>
      <w:r>
        <w:rPr>
          <w:sz w:val="24"/>
          <w:szCs w:val="24"/>
        </w:rPr>
        <w:t>System configurations are as follows:</w:t>
      </w:r>
    </w:p>
    <w:p w14:paraId="32C714B6" w14:textId="77777777" w:rsidR="00173430" w:rsidRDefault="00410809">
      <w:pPr>
        <w:numPr>
          <w:ilvl w:val="0"/>
          <w:numId w:val="2"/>
        </w:numPr>
        <w:pBdr>
          <w:top w:val="nil"/>
          <w:left w:val="nil"/>
          <w:bottom w:val="nil"/>
          <w:right w:val="nil"/>
          <w:between w:val="nil"/>
        </w:pBdr>
        <w:tabs>
          <w:tab w:val="left" w:pos="1015"/>
        </w:tabs>
        <w:spacing w:before="157" w:line="345" w:lineRule="auto"/>
        <w:ind w:left="1015" w:right="2027" w:hanging="344"/>
        <w:rPr>
          <w:color w:val="000000"/>
        </w:rPr>
      </w:pPr>
      <w:r>
        <w:rPr>
          <w:b/>
          <w:bCs/>
          <w:color w:val="000000"/>
          <w:sz w:val="24"/>
          <w:szCs w:val="24"/>
        </w:rPr>
        <w:t>Hardware/</w:t>
      </w:r>
      <w:proofErr w:type="gramStart"/>
      <w:r>
        <w:rPr>
          <w:b/>
          <w:bCs/>
          <w:color w:val="000000"/>
          <w:sz w:val="24"/>
          <w:szCs w:val="24"/>
        </w:rPr>
        <w:t>Software’sinstalled:I</w:t>
      </w:r>
      <w:r>
        <w:rPr>
          <w:color w:val="000000"/>
          <w:sz w:val="24"/>
          <w:szCs w:val="24"/>
        </w:rPr>
        <w:t>ntel</w:t>
      </w:r>
      <w:proofErr w:type="gramEnd"/>
      <w:r>
        <w:rPr>
          <w:color w:val="000000"/>
          <w:sz w:val="24"/>
          <w:szCs w:val="24"/>
        </w:rPr>
        <w:t>®CORE™i3- 3240</w:t>
      </w:r>
      <w:hyperlink r:id="rId11">
        <w:r>
          <w:rPr>
            <w:color w:val="000000"/>
            <w:sz w:val="24"/>
            <w:szCs w:val="24"/>
          </w:rPr>
          <w:t>CPU@3.40GHZ</w:t>
        </w:r>
      </w:hyperlink>
      <w:r>
        <w:rPr>
          <w:color w:val="000000"/>
          <w:sz w:val="24"/>
          <w:szCs w:val="24"/>
        </w:rPr>
        <w:t xml:space="preserve">RAM:4GB/Anaconda Navigator or Python and </w:t>
      </w:r>
      <w:proofErr w:type="spellStart"/>
      <w:r>
        <w:rPr>
          <w:color w:val="000000"/>
          <w:sz w:val="24"/>
          <w:szCs w:val="24"/>
        </w:rPr>
        <w:t>Jupyter</w:t>
      </w:r>
      <w:proofErr w:type="spellEnd"/>
      <w:r>
        <w:rPr>
          <w:color w:val="000000"/>
          <w:sz w:val="24"/>
          <w:szCs w:val="24"/>
        </w:rPr>
        <w:t xml:space="preserve"> Notebook or Google </w:t>
      </w:r>
      <w:proofErr w:type="spellStart"/>
      <w:r>
        <w:rPr>
          <w:color w:val="000000"/>
          <w:sz w:val="24"/>
          <w:szCs w:val="24"/>
        </w:rPr>
        <w:t>Colab</w:t>
      </w:r>
      <w:proofErr w:type="spellEnd"/>
      <w:r>
        <w:rPr>
          <w:color w:val="000000"/>
          <w:sz w:val="24"/>
          <w:szCs w:val="24"/>
        </w:rPr>
        <w:t>.</w:t>
      </w:r>
    </w:p>
    <w:p w14:paraId="1A724769" w14:textId="77777777" w:rsidR="00173430" w:rsidRDefault="00410809">
      <w:pPr>
        <w:numPr>
          <w:ilvl w:val="0"/>
          <w:numId w:val="2"/>
        </w:numPr>
        <w:pBdr>
          <w:top w:val="nil"/>
          <w:left w:val="nil"/>
          <w:bottom w:val="nil"/>
          <w:right w:val="nil"/>
          <w:between w:val="nil"/>
        </w:pBdr>
        <w:tabs>
          <w:tab w:val="left" w:pos="1015"/>
        </w:tabs>
        <w:spacing w:before="161" w:line="340" w:lineRule="auto"/>
        <w:ind w:left="1015" w:right="2053" w:hanging="344"/>
        <w:rPr>
          <w:color w:val="000000"/>
        </w:rPr>
      </w:pPr>
      <w:r>
        <w:rPr>
          <w:b/>
          <w:bCs/>
          <w:color w:val="000000"/>
          <w:sz w:val="24"/>
          <w:szCs w:val="24"/>
        </w:rPr>
        <w:t xml:space="preserve">Packages required to run the programs: </w:t>
      </w:r>
      <w:r>
        <w:rPr>
          <w:color w:val="000000"/>
          <w:sz w:val="24"/>
          <w:szCs w:val="24"/>
        </w:rPr>
        <w:t xml:space="preserve">Math, </w:t>
      </w:r>
      <w:proofErr w:type="spellStart"/>
      <w:r>
        <w:rPr>
          <w:color w:val="000000"/>
          <w:sz w:val="24"/>
          <w:szCs w:val="24"/>
        </w:rPr>
        <w:t>Scipy</w:t>
      </w:r>
      <w:proofErr w:type="spellEnd"/>
      <w:r>
        <w:rPr>
          <w:color w:val="000000"/>
          <w:sz w:val="24"/>
          <w:szCs w:val="24"/>
        </w:rPr>
        <w:t xml:space="preserve">, </w:t>
      </w:r>
      <w:proofErr w:type="spellStart"/>
      <w:r>
        <w:rPr>
          <w:color w:val="000000"/>
          <w:sz w:val="24"/>
          <w:szCs w:val="24"/>
        </w:rPr>
        <w:t>Numpy</w:t>
      </w:r>
      <w:proofErr w:type="spellEnd"/>
      <w:r>
        <w:rPr>
          <w:color w:val="000000"/>
          <w:sz w:val="24"/>
          <w:szCs w:val="24"/>
        </w:rPr>
        <w:t xml:space="preserve">, Matplotlib, Pandas, </w:t>
      </w:r>
      <w:proofErr w:type="spellStart"/>
      <w:r>
        <w:rPr>
          <w:color w:val="000000"/>
          <w:sz w:val="24"/>
          <w:szCs w:val="24"/>
        </w:rPr>
        <w:t>Sklearn</w:t>
      </w:r>
      <w:proofErr w:type="spellEnd"/>
      <w:r>
        <w:rPr>
          <w:color w:val="000000"/>
          <w:sz w:val="24"/>
          <w:szCs w:val="24"/>
        </w:rPr>
        <w:t xml:space="preserve">, </w:t>
      </w:r>
      <w:proofErr w:type="spellStart"/>
      <w:r>
        <w:rPr>
          <w:color w:val="000000"/>
          <w:sz w:val="24"/>
          <w:szCs w:val="24"/>
        </w:rPr>
        <w:t>Tensorflow</w:t>
      </w:r>
      <w:proofErr w:type="spellEnd"/>
      <w:r>
        <w:rPr>
          <w:color w:val="000000"/>
          <w:sz w:val="24"/>
          <w:szCs w:val="24"/>
        </w:rPr>
        <w:t xml:space="preserve">, </w:t>
      </w:r>
      <w:proofErr w:type="spellStart"/>
      <w:r>
        <w:rPr>
          <w:color w:val="000000"/>
          <w:sz w:val="24"/>
          <w:szCs w:val="24"/>
        </w:rPr>
        <w:t>Keras</w:t>
      </w:r>
      <w:proofErr w:type="spellEnd"/>
      <w:r>
        <w:rPr>
          <w:color w:val="000000"/>
          <w:sz w:val="24"/>
          <w:szCs w:val="24"/>
        </w:rPr>
        <w:t xml:space="preserve"> etc.</w:t>
      </w:r>
    </w:p>
    <w:p w14:paraId="2D2A50F3" w14:textId="77777777" w:rsidR="00173430" w:rsidRDefault="00410809">
      <w:pPr>
        <w:numPr>
          <w:ilvl w:val="0"/>
          <w:numId w:val="2"/>
        </w:numPr>
        <w:pBdr>
          <w:top w:val="nil"/>
          <w:left w:val="nil"/>
          <w:bottom w:val="nil"/>
          <w:right w:val="nil"/>
          <w:between w:val="nil"/>
        </w:pBdr>
        <w:tabs>
          <w:tab w:val="left" w:pos="1015"/>
        </w:tabs>
        <w:spacing w:before="26"/>
        <w:ind w:left="1015" w:hanging="345"/>
        <w:rPr>
          <w:color w:val="000000"/>
        </w:rPr>
      </w:pPr>
      <w:r>
        <w:rPr>
          <w:color w:val="000000"/>
          <w:sz w:val="24"/>
          <w:szCs w:val="24"/>
        </w:rPr>
        <w:t>Systems are provided for students in the</w:t>
      </w:r>
      <w:r>
        <w:rPr>
          <w:b/>
          <w:bCs/>
          <w:color w:val="000000"/>
          <w:sz w:val="24"/>
          <w:szCs w:val="24"/>
        </w:rPr>
        <w:t>1:1ratio.</w:t>
      </w:r>
    </w:p>
    <w:p w14:paraId="4B7050E5" w14:textId="77777777" w:rsidR="00173430" w:rsidRDefault="00410809">
      <w:pPr>
        <w:numPr>
          <w:ilvl w:val="0"/>
          <w:numId w:val="2"/>
        </w:numPr>
        <w:pBdr>
          <w:top w:val="nil"/>
          <w:left w:val="nil"/>
          <w:bottom w:val="nil"/>
          <w:right w:val="nil"/>
          <w:between w:val="nil"/>
        </w:pBdr>
        <w:tabs>
          <w:tab w:val="left" w:pos="1015"/>
        </w:tabs>
        <w:spacing w:before="144" w:line="348" w:lineRule="auto"/>
        <w:ind w:left="1015" w:right="1239" w:hanging="344"/>
        <w:rPr>
          <w:color w:val="000000"/>
        </w:rPr>
      </w:pPr>
      <w:r>
        <w:rPr>
          <w:color w:val="000000"/>
          <w:sz w:val="24"/>
          <w:szCs w:val="24"/>
        </w:rPr>
        <w:t xml:space="preserve">Explanationontoday’sexperimentbytheconcernedfacultyusingPPTcoveringthefollowi </w:t>
      </w:r>
      <w:proofErr w:type="spellStart"/>
      <w:r>
        <w:rPr>
          <w:color w:val="000000"/>
          <w:sz w:val="24"/>
          <w:szCs w:val="24"/>
        </w:rPr>
        <w:t>ngaspects</w:t>
      </w:r>
      <w:proofErr w:type="spellEnd"/>
      <w:r>
        <w:rPr>
          <w:color w:val="000000"/>
          <w:sz w:val="24"/>
          <w:szCs w:val="24"/>
        </w:rPr>
        <w:t xml:space="preserve"> Systemsareassignednumbersandsamesystemisallottedforstudentswhentheydothelab.</w:t>
      </w:r>
    </w:p>
    <w:p w14:paraId="2EDC3A22" w14:textId="77777777" w:rsidR="00173430" w:rsidRDefault="00410809">
      <w:pPr>
        <w:numPr>
          <w:ilvl w:val="0"/>
          <w:numId w:val="2"/>
        </w:numPr>
        <w:pBdr>
          <w:top w:val="nil"/>
          <w:left w:val="nil"/>
          <w:bottom w:val="nil"/>
          <w:right w:val="nil"/>
          <w:between w:val="nil"/>
        </w:pBdr>
        <w:tabs>
          <w:tab w:val="left" w:pos="1015"/>
        </w:tabs>
        <w:spacing w:before="23" w:line="343" w:lineRule="auto"/>
        <w:ind w:left="1015" w:right="1382" w:hanging="344"/>
        <w:rPr>
          <w:color w:val="000000"/>
        </w:rPr>
      </w:pPr>
      <w:r>
        <w:rPr>
          <w:color w:val="000000"/>
          <w:sz w:val="24"/>
          <w:szCs w:val="24"/>
        </w:rPr>
        <w:t>All Systems are configuring din LINUX, it is open source and students can use any different programming environments through package installation.</w:t>
      </w:r>
    </w:p>
    <w:p w14:paraId="51AEF521" w14:textId="77777777" w:rsidR="00173430" w:rsidRDefault="00173430">
      <w:pPr>
        <w:pBdr>
          <w:top w:val="nil"/>
          <w:left w:val="nil"/>
          <w:bottom w:val="nil"/>
          <w:right w:val="nil"/>
          <w:between w:val="nil"/>
        </w:pBdr>
        <w:spacing w:before="59"/>
        <w:rPr>
          <w:color w:val="000000"/>
          <w:sz w:val="24"/>
          <w:szCs w:val="24"/>
        </w:rPr>
      </w:pPr>
    </w:p>
    <w:p w14:paraId="3FFED778" w14:textId="77777777" w:rsidR="00173430" w:rsidRDefault="00410809">
      <w:pPr>
        <w:pStyle w:val="Heading1"/>
        <w:spacing w:before="1"/>
        <w:ind w:left="1015"/>
        <w:rPr>
          <w:sz w:val="24"/>
          <w:szCs w:val="24"/>
        </w:rPr>
      </w:pPr>
      <w:r>
        <w:rPr>
          <w:sz w:val="24"/>
          <w:szCs w:val="24"/>
        </w:rPr>
        <w:t>Guidelines to students</w:t>
      </w:r>
    </w:p>
    <w:p w14:paraId="2E9CE053" w14:textId="77777777" w:rsidR="00173430" w:rsidRDefault="00410809">
      <w:pPr>
        <w:pStyle w:val="Heading3"/>
        <w:spacing w:before="194"/>
        <w:ind w:firstLine="1015"/>
        <w:rPr>
          <w:rFonts w:ascii="Times New Roman" w:eastAsia="Times New Roman" w:hAnsi="Times New Roman" w:cs="Times New Roman"/>
          <w:sz w:val="24"/>
          <w:szCs w:val="24"/>
        </w:rPr>
      </w:pPr>
      <w:r>
        <w:rPr>
          <w:rFonts w:ascii="Times New Roman" w:eastAsia="Times New Roman" w:hAnsi="Times New Roman" w:cs="Times New Roman"/>
          <w:color w:val="4F81BB"/>
          <w:sz w:val="24"/>
          <w:szCs w:val="24"/>
        </w:rPr>
        <w:t>A. Standard operating procedure</w:t>
      </w:r>
    </w:p>
    <w:p w14:paraId="53569FCD" w14:textId="77777777" w:rsidR="00173430" w:rsidRDefault="00410809">
      <w:pPr>
        <w:numPr>
          <w:ilvl w:val="0"/>
          <w:numId w:val="1"/>
        </w:numPr>
        <w:pBdr>
          <w:top w:val="nil"/>
          <w:left w:val="nil"/>
          <w:bottom w:val="nil"/>
          <w:right w:val="nil"/>
          <w:between w:val="nil"/>
        </w:pBdr>
        <w:tabs>
          <w:tab w:val="left" w:pos="1437"/>
        </w:tabs>
        <w:spacing w:before="141"/>
        <w:ind w:hanging="422"/>
        <w:rPr>
          <w:color w:val="000000"/>
        </w:rPr>
      </w:pPr>
      <w:r>
        <w:rPr>
          <w:color w:val="000000"/>
          <w:sz w:val="24"/>
          <w:szCs w:val="24"/>
        </w:rPr>
        <w:t>:</w:t>
      </w:r>
    </w:p>
    <w:p w14:paraId="3D3D5889" w14:textId="77777777" w:rsidR="00173430" w:rsidRDefault="00410809">
      <w:pPr>
        <w:numPr>
          <w:ilvl w:val="1"/>
          <w:numId w:val="1"/>
        </w:numPr>
        <w:pBdr>
          <w:top w:val="nil"/>
          <w:left w:val="nil"/>
          <w:bottom w:val="nil"/>
          <w:right w:val="nil"/>
          <w:between w:val="nil"/>
        </w:pBdr>
        <w:tabs>
          <w:tab w:val="left" w:pos="1373"/>
        </w:tabs>
        <w:spacing w:before="155"/>
        <w:ind w:left="1373" w:hanging="358"/>
        <w:rPr>
          <w:color w:val="000000"/>
        </w:rPr>
      </w:pPr>
      <w:r>
        <w:rPr>
          <w:color w:val="000000"/>
          <w:sz w:val="24"/>
          <w:szCs w:val="24"/>
        </w:rPr>
        <w:t>Name of the experiment</w:t>
      </w:r>
    </w:p>
    <w:p w14:paraId="757A4A2C" w14:textId="77777777" w:rsidR="00173430" w:rsidRDefault="00410809">
      <w:pPr>
        <w:numPr>
          <w:ilvl w:val="1"/>
          <w:numId w:val="1"/>
        </w:numPr>
        <w:pBdr>
          <w:top w:val="nil"/>
          <w:left w:val="nil"/>
          <w:bottom w:val="nil"/>
          <w:right w:val="nil"/>
          <w:between w:val="nil"/>
        </w:pBdr>
        <w:tabs>
          <w:tab w:val="left" w:pos="1373"/>
        </w:tabs>
        <w:spacing w:before="164"/>
        <w:ind w:left="1373" w:hanging="358"/>
        <w:rPr>
          <w:color w:val="000000"/>
        </w:rPr>
      </w:pPr>
      <w:r>
        <w:rPr>
          <w:color w:val="000000"/>
          <w:sz w:val="24"/>
          <w:szCs w:val="24"/>
        </w:rPr>
        <w:t>Aim</w:t>
      </w:r>
    </w:p>
    <w:p w14:paraId="6F7C61FB" w14:textId="77777777" w:rsidR="00173430" w:rsidRDefault="00410809">
      <w:pPr>
        <w:numPr>
          <w:ilvl w:val="1"/>
          <w:numId w:val="1"/>
        </w:numPr>
        <w:pBdr>
          <w:top w:val="nil"/>
          <w:left w:val="nil"/>
          <w:bottom w:val="nil"/>
          <w:right w:val="nil"/>
          <w:between w:val="nil"/>
        </w:pBdr>
        <w:tabs>
          <w:tab w:val="left" w:pos="1373"/>
        </w:tabs>
        <w:spacing w:before="148"/>
        <w:ind w:left="1373" w:hanging="358"/>
        <w:rPr>
          <w:color w:val="000000"/>
        </w:rPr>
      </w:pPr>
      <w:r>
        <w:rPr>
          <w:color w:val="000000"/>
          <w:sz w:val="24"/>
          <w:szCs w:val="24"/>
        </w:rPr>
        <w:t>Software/Hardware requirements</w:t>
      </w:r>
    </w:p>
    <w:p w14:paraId="11C7DEE2" w14:textId="77777777" w:rsidR="00173430" w:rsidRDefault="00410809">
      <w:pPr>
        <w:numPr>
          <w:ilvl w:val="1"/>
          <w:numId w:val="1"/>
        </w:numPr>
        <w:pBdr>
          <w:top w:val="nil"/>
          <w:left w:val="nil"/>
          <w:bottom w:val="nil"/>
          <w:right w:val="nil"/>
          <w:between w:val="nil"/>
        </w:pBdr>
        <w:tabs>
          <w:tab w:val="left" w:pos="1373"/>
        </w:tabs>
        <w:spacing w:before="155"/>
        <w:ind w:left="1373" w:hanging="358"/>
        <w:rPr>
          <w:color w:val="000000"/>
        </w:rPr>
      </w:pPr>
      <w:r>
        <w:rPr>
          <w:color w:val="000000"/>
          <w:sz w:val="24"/>
          <w:szCs w:val="24"/>
        </w:rPr>
        <w:t>Writing the python programs by the students</w:t>
      </w:r>
    </w:p>
    <w:p w14:paraId="3BBE51F4" w14:textId="77777777" w:rsidR="00173430" w:rsidRDefault="00410809">
      <w:pPr>
        <w:numPr>
          <w:ilvl w:val="1"/>
          <w:numId w:val="1"/>
        </w:numPr>
        <w:pBdr>
          <w:top w:val="nil"/>
          <w:left w:val="nil"/>
          <w:bottom w:val="nil"/>
          <w:right w:val="nil"/>
          <w:between w:val="nil"/>
        </w:pBdr>
        <w:tabs>
          <w:tab w:val="left" w:pos="1373"/>
        </w:tabs>
        <w:spacing w:before="149"/>
        <w:ind w:left="1373" w:hanging="358"/>
        <w:rPr>
          <w:color w:val="000000"/>
        </w:rPr>
      </w:pPr>
      <w:r>
        <w:rPr>
          <w:color w:val="000000"/>
          <w:sz w:val="24"/>
          <w:szCs w:val="24"/>
        </w:rPr>
        <w:t>Commands for executing programs</w:t>
      </w:r>
    </w:p>
    <w:p w14:paraId="0F5ACCEB" w14:textId="77777777" w:rsidR="00173430" w:rsidRDefault="00410809">
      <w:pPr>
        <w:pStyle w:val="Heading3"/>
        <w:spacing w:before="177"/>
        <w:ind w:firstLine="1015"/>
        <w:rPr>
          <w:rFonts w:ascii="Times New Roman" w:eastAsia="Times New Roman" w:hAnsi="Times New Roman" w:cs="Times New Roman"/>
          <w:sz w:val="24"/>
          <w:szCs w:val="24"/>
        </w:rPr>
      </w:pPr>
      <w:r>
        <w:rPr>
          <w:rFonts w:ascii="Times New Roman" w:eastAsia="Times New Roman" w:hAnsi="Times New Roman" w:cs="Times New Roman"/>
          <w:color w:val="4F81BB"/>
          <w:sz w:val="24"/>
          <w:szCs w:val="24"/>
        </w:rPr>
        <w:t>Writing of the experiment in the Observation Book</w:t>
      </w:r>
    </w:p>
    <w:p w14:paraId="29740D98" w14:textId="77777777" w:rsidR="00173430" w:rsidRDefault="00410809">
      <w:pPr>
        <w:spacing w:before="177" w:line="369" w:lineRule="auto"/>
        <w:ind w:left="1015" w:right="1218"/>
        <w:rPr>
          <w:sz w:val="24"/>
          <w:szCs w:val="24"/>
        </w:rPr>
      </w:pPr>
      <w:r>
        <w:rPr>
          <w:sz w:val="24"/>
          <w:szCs w:val="24"/>
        </w:rPr>
        <w:t>The students will write the today’s experiment in the Observation book as per the following format:</w:t>
      </w:r>
    </w:p>
    <w:p w14:paraId="643A38DD" w14:textId="77777777" w:rsidR="00173430" w:rsidRDefault="00410809">
      <w:pPr>
        <w:numPr>
          <w:ilvl w:val="2"/>
          <w:numId w:val="1"/>
        </w:numPr>
        <w:pBdr>
          <w:top w:val="nil"/>
          <w:left w:val="nil"/>
          <w:bottom w:val="nil"/>
          <w:right w:val="nil"/>
          <w:between w:val="nil"/>
        </w:pBdr>
        <w:tabs>
          <w:tab w:val="left" w:pos="1373"/>
        </w:tabs>
        <w:spacing w:before="1"/>
        <w:ind w:left="1373" w:hanging="358"/>
        <w:rPr>
          <w:color w:val="000000"/>
        </w:rPr>
      </w:pPr>
      <w:r>
        <w:rPr>
          <w:color w:val="000000"/>
          <w:sz w:val="24"/>
          <w:szCs w:val="24"/>
        </w:rPr>
        <w:t>Name of the experiment</w:t>
      </w:r>
    </w:p>
    <w:p w14:paraId="28A45C6A" w14:textId="77777777" w:rsidR="00173430" w:rsidRDefault="00410809">
      <w:pPr>
        <w:numPr>
          <w:ilvl w:val="2"/>
          <w:numId w:val="1"/>
        </w:numPr>
        <w:pBdr>
          <w:top w:val="nil"/>
          <w:left w:val="nil"/>
          <w:bottom w:val="nil"/>
          <w:right w:val="nil"/>
          <w:between w:val="nil"/>
        </w:pBdr>
        <w:tabs>
          <w:tab w:val="left" w:pos="1373"/>
        </w:tabs>
        <w:spacing w:before="153"/>
        <w:ind w:left="1373" w:hanging="358"/>
        <w:rPr>
          <w:color w:val="000000"/>
        </w:rPr>
      </w:pPr>
      <w:r>
        <w:rPr>
          <w:color w:val="000000"/>
          <w:sz w:val="24"/>
          <w:szCs w:val="24"/>
        </w:rPr>
        <w:t>Aim</w:t>
      </w:r>
    </w:p>
    <w:p w14:paraId="447A1816" w14:textId="77777777" w:rsidR="00173430" w:rsidRDefault="00410809">
      <w:pPr>
        <w:numPr>
          <w:ilvl w:val="2"/>
          <w:numId w:val="1"/>
        </w:numPr>
        <w:pBdr>
          <w:top w:val="nil"/>
          <w:left w:val="nil"/>
          <w:bottom w:val="nil"/>
          <w:right w:val="nil"/>
          <w:between w:val="nil"/>
        </w:pBdr>
        <w:tabs>
          <w:tab w:val="left" w:pos="1373"/>
        </w:tabs>
        <w:spacing w:before="157"/>
        <w:ind w:left="1373" w:hanging="358"/>
        <w:rPr>
          <w:color w:val="000000"/>
        </w:rPr>
      </w:pPr>
      <w:r>
        <w:rPr>
          <w:color w:val="000000"/>
          <w:sz w:val="24"/>
          <w:szCs w:val="24"/>
        </w:rPr>
        <w:t>Writing the program</w:t>
      </w:r>
    </w:p>
    <w:p w14:paraId="1AFAEC12" w14:textId="77777777" w:rsidR="00173430" w:rsidRDefault="00410809">
      <w:pPr>
        <w:numPr>
          <w:ilvl w:val="2"/>
          <w:numId w:val="1"/>
        </w:numPr>
        <w:pBdr>
          <w:top w:val="nil"/>
          <w:left w:val="nil"/>
          <w:bottom w:val="nil"/>
          <w:right w:val="nil"/>
          <w:between w:val="nil"/>
        </w:pBdr>
        <w:tabs>
          <w:tab w:val="left" w:pos="1373"/>
        </w:tabs>
        <w:spacing w:before="159"/>
        <w:ind w:left="1373" w:hanging="358"/>
        <w:rPr>
          <w:color w:val="000000"/>
        </w:rPr>
      </w:pPr>
      <w:r>
        <w:rPr>
          <w:color w:val="000000"/>
          <w:sz w:val="24"/>
          <w:szCs w:val="24"/>
        </w:rPr>
        <w:t>Viva-Voce Questions and Answers</w:t>
      </w:r>
    </w:p>
    <w:p w14:paraId="273F2D7B" w14:textId="77777777" w:rsidR="00173430" w:rsidRDefault="00410809">
      <w:pPr>
        <w:numPr>
          <w:ilvl w:val="2"/>
          <w:numId w:val="1"/>
        </w:numPr>
        <w:pBdr>
          <w:top w:val="nil"/>
          <w:left w:val="nil"/>
          <w:bottom w:val="nil"/>
          <w:right w:val="nil"/>
          <w:between w:val="nil"/>
        </w:pBdr>
        <w:tabs>
          <w:tab w:val="left" w:pos="1373"/>
        </w:tabs>
        <w:spacing w:before="162"/>
        <w:ind w:left="1373" w:hanging="358"/>
        <w:rPr>
          <w:color w:val="000000"/>
        </w:rPr>
      </w:pPr>
      <w:r>
        <w:rPr>
          <w:color w:val="000000"/>
          <w:sz w:val="24"/>
          <w:szCs w:val="24"/>
        </w:rPr>
        <w:t xml:space="preserve">Errors observed (if </w:t>
      </w:r>
      <w:proofErr w:type="gramStart"/>
      <w:r>
        <w:rPr>
          <w:color w:val="000000"/>
          <w:sz w:val="24"/>
          <w:szCs w:val="24"/>
        </w:rPr>
        <w:t>any)during</w:t>
      </w:r>
      <w:proofErr w:type="gramEnd"/>
      <w:r>
        <w:rPr>
          <w:color w:val="000000"/>
          <w:sz w:val="24"/>
          <w:szCs w:val="24"/>
        </w:rPr>
        <w:t xml:space="preserve"> compilation/execution</w:t>
      </w:r>
    </w:p>
    <w:p w14:paraId="3DC09157" w14:textId="77777777" w:rsidR="00173430" w:rsidRDefault="00173430">
      <w:pPr>
        <w:pBdr>
          <w:top w:val="nil"/>
          <w:left w:val="nil"/>
          <w:bottom w:val="nil"/>
          <w:right w:val="nil"/>
          <w:between w:val="nil"/>
        </w:pBdr>
        <w:rPr>
          <w:color w:val="000000"/>
          <w:sz w:val="24"/>
          <w:szCs w:val="24"/>
        </w:rPr>
      </w:pPr>
    </w:p>
    <w:p w14:paraId="1F947F4A" w14:textId="77777777" w:rsidR="00173430" w:rsidRDefault="00173430">
      <w:pPr>
        <w:pBdr>
          <w:top w:val="nil"/>
          <w:left w:val="nil"/>
          <w:bottom w:val="nil"/>
          <w:right w:val="nil"/>
          <w:between w:val="nil"/>
        </w:pBdr>
        <w:spacing w:before="12"/>
        <w:rPr>
          <w:color w:val="000000"/>
          <w:sz w:val="24"/>
          <w:szCs w:val="24"/>
        </w:rPr>
      </w:pPr>
    </w:p>
    <w:p w14:paraId="1EE3F4B4" w14:textId="77777777" w:rsidR="00173430" w:rsidRDefault="00410809">
      <w:pPr>
        <w:spacing w:before="1"/>
        <w:ind w:right="1006"/>
        <w:jc w:val="right"/>
        <w:rPr>
          <w:sz w:val="24"/>
          <w:szCs w:val="24"/>
        </w:rPr>
        <w:sectPr w:rsidR="00173430">
          <w:footerReference w:type="default" r:id="rId12"/>
          <w:pgSz w:w="11940" w:h="16870"/>
          <w:pgMar w:top="1180" w:right="425" w:bottom="980" w:left="425" w:header="0" w:footer="796" w:gutter="0"/>
          <w:cols w:space="720"/>
        </w:sectPr>
      </w:pPr>
      <w:r>
        <w:rPr>
          <w:sz w:val="24"/>
          <w:szCs w:val="24"/>
        </w:rPr>
        <w:t>Signature of the Faculty</w:t>
      </w:r>
    </w:p>
    <w:p w14:paraId="2A2F676C" w14:textId="77777777" w:rsidR="00173430" w:rsidRDefault="00410809">
      <w:pPr>
        <w:pStyle w:val="Heading1"/>
        <w:spacing w:before="64"/>
        <w:ind w:left="0" w:right="178"/>
        <w:jc w:val="center"/>
        <w:rPr>
          <w:sz w:val="24"/>
          <w:szCs w:val="24"/>
        </w:rPr>
      </w:pPr>
      <w:r>
        <w:rPr>
          <w:sz w:val="24"/>
          <w:szCs w:val="24"/>
        </w:rPr>
        <w:lastRenderedPageBreak/>
        <w:t>INDEX</w:t>
      </w:r>
    </w:p>
    <w:p w14:paraId="779F5F64" w14:textId="77777777" w:rsidR="00173430" w:rsidRDefault="00173430">
      <w:pPr>
        <w:pStyle w:val="Heading1"/>
        <w:spacing w:before="64"/>
        <w:ind w:left="0" w:right="178"/>
        <w:jc w:val="center"/>
        <w:rPr>
          <w:sz w:val="24"/>
          <w:szCs w:val="24"/>
        </w:rPr>
      </w:pPr>
    </w:p>
    <w:tbl>
      <w:tblPr>
        <w:tblStyle w:val="a"/>
        <w:tblpPr w:leftFromText="180" w:rightFromText="180" w:vertAnchor="text" w:tblpX="885" w:tblpY="12"/>
        <w:tblW w:w="93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72"/>
        <w:gridCol w:w="8428"/>
      </w:tblGrid>
      <w:tr w:rsidR="00173430" w14:paraId="40619FC0" w14:textId="77777777">
        <w:trPr>
          <w:trHeight w:val="702"/>
        </w:trPr>
        <w:tc>
          <w:tcPr>
            <w:tcW w:w="872" w:type="dxa"/>
          </w:tcPr>
          <w:p w14:paraId="381B7245" w14:textId="77777777" w:rsidR="00173430" w:rsidRDefault="00410809">
            <w:r>
              <w:t>1</w:t>
            </w:r>
          </w:p>
        </w:tc>
        <w:tc>
          <w:tcPr>
            <w:tcW w:w="8428" w:type="dxa"/>
          </w:tcPr>
          <w:p w14:paraId="0FFB8D1F" w14:textId="77777777" w:rsidR="00173430" w:rsidRDefault="00410809">
            <w:r>
              <w:t>Compute Central Tendency Measures: Mean, Median, Mode. Measure of Dispersion: Variance, Standard Deviation.</w:t>
            </w:r>
          </w:p>
        </w:tc>
      </w:tr>
      <w:tr w:rsidR="00173430" w14:paraId="35DDC588" w14:textId="77777777">
        <w:trPr>
          <w:trHeight w:val="702"/>
        </w:trPr>
        <w:tc>
          <w:tcPr>
            <w:tcW w:w="872" w:type="dxa"/>
          </w:tcPr>
          <w:p w14:paraId="7C3A5925" w14:textId="77777777" w:rsidR="00173430" w:rsidRDefault="00410809">
            <w:r>
              <w:t>2</w:t>
            </w:r>
          </w:p>
        </w:tc>
        <w:tc>
          <w:tcPr>
            <w:tcW w:w="8428" w:type="dxa"/>
          </w:tcPr>
          <w:p w14:paraId="657ADCD2" w14:textId="77777777" w:rsidR="00173430" w:rsidRDefault="00410809">
            <w:r>
              <w:t xml:space="preserve">Apply the following </w:t>
            </w:r>
            <w:proofErr w:type="gramStart"/>
            <w:r>
              <w:t>Pre-processing</w:t>
            </w:r>
            <w:proofErr w:type="gramEnd"/>
            <w:r>
              <w:t xml:space="preserve"> techniques for a given dataset: </w:t>
            </w:r>
          </w:p>
          <w:p w14:paraId="35765236" w14:textId="77777777" w:rsidR="00173430" w:rsidRDefault="00410809">
            <w:r>
              <w:t xml:space="preserve">a. Attribute selection </w:t>
            </w:r>
          </w:p>
          <w:p w14:paraId="173CA701" w14:textId="77777777" w:rsidR="00173430" w:rsidRDefault="00410809">
            <w:r>
              <w:t xml:space="preserve">b. Handling Missing Values </w:t>
            </w:r>
          </w:p>
          <w:p w14:paraId="0CDF8C7C" w14:textId="77777777" w:rsidR="00173430" w:rsidRDefault="00410809">
            <w:r>
              <w:t xml:space="preserve">c. Discretization </w:t>
            </w:r>
          </w:p>
          <w:p w14:paraId="771D3095" w14:textId="77777777" w:rsidR="00173430" w:rsidRDefault="00410809">
            <w:r>
              <w:t>d. Elimination of Outliers</w:t>
            </w:r>
          </w:p>
        </w:tc>
      </w:tr>
      <w:tr w:rsidR="00173430" w14:paraId="15FEE666" w14:textId="77777777">
        <w:trPr>
          <w:trHeight w:val="421"/>
        </w:trPr>
        <w:tc>
          <w:tcPr>
            <w:tcW w:w="872" w:type="dxa"/>
          </w:tcPr>
          <w:p w14:paraId="17EFC08F" w14:textId="77777777" w:rsidR="00173430" w:rsidRDefault="00410809">
            <w:r>
              <w:t>3</w:t>
            </w:r>
          </w:p>
        </w:tc>
        <w:tc>
          <w:tcPr>
            <w:tcW w:w="8428" w:type="dxa"/>
          </w:tcPr>
          <w:p w14:paraId="63BAF2BB" w14:textId="77777777" w:rsidR="00173430" w:rsidRDefault="00410809">
            <w:r>
              <w:t>Apply KNN algorithm for classification and regression.</w:t>
            </w:r>
          </w:p>
        </w:tc>
      </w:tr>
      <w:tr w:rsidR="00173430" w14:paraId="53DB8A00" w14:textId="77777777">
        <w:trPr>
          <w:trHeight w:val="421"/>
        </w:trPr>
        <w:tc>
          <w:tcPr>
            <w:tcW w:w="872" w:type="dxa"/>
          </w:tcPr>
          <w:p w14:paraId="6ED99132" w14:textId="77777777" w:rsidR="00173430" w:rsidRDefault="00410809">
            <w:r>
              <w:t>4</w:t>
            </w:r>
          </w:p>
        </w:tc>
        <w:tc>
          <w:tcPr>
            <w:tcW w:w="8428" w:type="dxa"/>
          </w:tcPr>
          <w:p w14:paraId="2BA42992" w14:textId="77777777" w:rsidR="00173430" w:rsidRDefault="00410809">
            <w:r>
              <w:t>Demonstrate decision tree algorithm for classification and regression problem.</w:t>
            </w:r>
          </w:p>
        </w:tc>
      </w:tr>
      <w:tr w:rsidR="00173430" w14:paraId="1DC6A7CA" w14:textId="77777777">
        <w:trPr>
          <w:trHeight w:val="421"/>
        </w:trPr>
        <w:tc>
          <w:tcPr>
            <w:tcW w:w="872" w:type="dxa"/>
          </w:tcPr>
          <w:p w14:paraId="2849F22D" w14:textId="77777777" w:rsidR="00173430" w:rsidRDefault="00410809">
            <w:r>
              <w:t>5</w:t>
            </w:r>
          </w:p>
        </w:tc>
        <w:tc>
          <w:tcPr>
            <w:tcW w:w="8428" w:type="dxa"/>
          </w:tcPr>
          <w:p w14:paraId="37DC6976" w14:textId="77777777" w:rsidR="00173430" w:rsidRDefault="00410809">
            <w:r>
              <w:t>Demonstrate Naïve Bayes Classification algorithm.</w:t>
            </w:r>
          </w:p>
        </w:tc>
      </w:tr>
      <w:tr w:rsidR="00173430" w14:paraId="4666481E" w14:textId="77777777">
        <w:trPr>
          <w:trHeight w:val="421"/>
        </w:trPr>
        <w:tc>
          <w:tcPr>
            <w:tcW w:w="872" w:type="dxa"/>
          </w:tcPr>
          <w:p w14:paraId="691FB4A4" w14:textId="77777777" w:rsidR="00173430" w:rsidRDefault="00410809">
            <w:r>
              <w:t>6</w:t>
            </w:r>
          </w:p>
        </w:tc>
        <w:tc>
          <w:tcPr>
            <w:tcW w:w="8428" w:type="dxa"/>
          </w:tcPr>
          <w:p w14:paraId="0061E3A1" w14:textId="77777777" w:rsidR="00173430" w:rsidRDefault="00410809">
            <w:r>
              <w:t>Apply Support Vector algorithm for classification.</w:t>
            </w:r>
          </w:p>
        </w:tc>
      </w:tr>
      <w:tr w:rsidR="00173430" w14:paraId="0326A9E5" w14:textId="77777777">
        <w:trPr>
          <w:trHeight w:val="421"/>
        </w:trPr>
        <w:tc>
          <w:tcPr>
            <w:tcW w:w="872" w:type="dxa"/>
          </w:tcPr>
          <w:p w14:paraId="5CE97C51" w14:textId="77777777" w:rsidR="00173430" w:rsidRDefault="00410809">
            <w:r>
              <w:t>7</w:t>
            </w:r>
          </w:p>
        </w:tc>
        <w:tc>
          <w:tcPr>
            <w:tcW w:w="8428" w:type="dxa"/>
          </w:tcPr>
          <w:p w14:paraId="04531A5A" w14:textId="77777777" w:rsidR="00173430" w:rsidRDefault="00410809">
            <w:r>
              <w:t>Demonstrate simple linear regression algorithm for a regression problem.</w:t>
            </w:r>
          </w:p>
        </w:tc>
      </w:tr>
      <w:tr w:rsidR="00173430" w14:paraId="2299226D" w14:textId="77777777">
        <w:trPr>
          <w:trHeight w:val="432"/>
        </w:trPr>
        <w:tc>
          <w:tcPr>
            <w:tcW w:w="872" w:type="dxa"/>
          </w:tcPr>
          <w:p w14:paraId="7D505655" w14:textId="77777777" w:rsidR="00173430" w:rsidRDefault="00410809">
            <w:r>
              <w:t>8</w:t>
            </w:r>
          </w:p>
        </w:tc>
        <w:tc>
          <w:tcPr>
            <w:tcW w:w="8428" w:type="dxa"/>
          </w:tcPr>
          <w:p w14:paraId="0E0CF82A" w14:textId="77777777" w:rsidR="00173430" w:rsidRDefault="00410809">
            <w:r>
              <w:t>Apply Logistic regression algorithm for a classification problem.</w:t>
            </w:r>
          </w:p>
        </w:tc>
      </w:tr>
      <w:tr w:rsidR="00173430" w14:paraId="2C626CE8" w14:textId="77777777">
        <w:trPr>
          <w:trHeight w:val="421"/>
        </w:trPr>
        <w:tc>
          <w:tcPr>
            <w:tcW w:w="872" w:type="dxa"/>
          </w:tcPr>
          <w:p w14:paraId="67CA67CB" w14:textId="77777777" w:rsidR="00173430" w:rsidRDefault="00410809">
            <w:r>
              <w:t>9</w:t>
            </w:r>
          </w:p>
        </w:tc>
        <w:tc>
          <w:tcPr>
            <w:tcW w:w="8428" w:type="dxa"/>
          </w:tcPr>
          <w:p w14:paraId="5AFCB96D" w14:textId="77777777" w:rsidR="00173430" w:rsidRDefault="00410809">
            <w:r>
              <w:t>Demonstrate Multi-layer Perceptron algorithm for a classification problem.</w:t>
            </w:r>
          </w:p>
        </w:tc>
      </w:tr>
      <w:tr w:rsidR="00173430" w14:paraId="0F9018B4" w14:textId="77777777">
        <w:trPr>
          <w:trHeight w:val="1048"/>
        </w:trPr>
        <w:tc>
          <w:tcPr>
            <w:tcW w:w="872" w:type="dxa"/>
          </w:tcPr>
          <w:p w14:paraId="56F8BFBF" w14:textId="77777777" w:rsidR="00173430" w:rsidRDefault="00410809">
            <w:r>
              <w:t>10</w:t>
            </w:r>
          </w:p>
        </w:tc>
        <w:tc>
          <w:tcPr>
            <w:tcW w:w="8428" w:type="dxa"/>
          </w:tcPr>
          <w:p w14:paraId="1FE0D675" w14:textId="77777777" w:rsidR="00173430" w:rsidRDefault="00410809">
            <w:r>
              <w:t xml:space="preserve">Implement the K-means algorithm and apply it to the data you selected. Evaluate performance by measuring the sum of the Euclidean distance of each example from its class </w:t>
            </w:r>
            <w:proofErr w:type="spellStart"/>
            <w:r>
              <w:t>center</w:t>
            </w:r>
            <w:proofErr w:type="spellEnd"/>
            <w:r>
              <w:t>. Test the performance of the algorithm as a function of the parameters K.</w:t>
            </w:r>
          </w:p>
        </w:tc>
      </w:tr>
      <w:tr w:rsidR="00173430" w14:paraId="3562A8A3" w14:textId="77777777">
        <w:trPr>
          <w:trHeight w:val="421"/>
        </w:trPr>
        <w:tc>
          <w:tcPr>
            <w:tcW w:w="872" w:type="dxa"/>
          </w:tcPr>
          <w:p w14:paraId="26106ED5" w14:textId="77777777" w:rsidR="00173430" w:rsidRDefault="00410809">
            <w:r>
              <w:t>11</w:t>
            </w:r>
          </w:p>
        </w:tc>
        <w:tc>
          <w:tcPr>
            <w:tcW w:w="8428" w:type="dxa"/>
          </w:tcPr>
          <w:p w14:paraId="5F78B91E" w14:textId="77777777" w:rsidR="00173430" w:rsidRDefault="00410809">
            <w:r>
              <w:t>Demonstrate the use of Fuzzy C-Means Clustering.</w:t>
            </w:r>
          </w:p>
        </w:tc>
      </w:tr>
      <w:tr w:rsidR="00173430" w14:paraId="767F1677" w14:textId="77777777">
        <w:trPr>
          <w:trHeight w:val="801"/>
        </w:trPr>
        <w:tc>
          <w:tcPr>
            <w:tcW w:w="872" w:type="dxa"/>
          </w:tcPr>
          <w:p w14:paraId="24EC4EE8" w14:textId="77777777" w:rsidR="00173430" w:rsidRDefault="00410809">
            <w:r>
              <w:t>12</w:t>
            </w:r>
          </w:p>
        </w:tc>
        <w:tc>
          <w:tcPr>
            <w:tcW w:w="8428" w:type="dxa"/>
          </w:tcPr>
          <w:p w14:paraId="189BDE05" w14:textId="77777777" w:rsidR="00173430" w:rsidRDefault="00410809">
            <w:pPr>
              <w:widowControl w:val="0"/>
              <w:tabs>
                <w:tab w:val="left" w:pos="720"/>
              </w:tabs>
              <w:spacing w:line="242" w:lineRule="auto"/>
              <w:jc w:val="both"/>
            </w:pPr>
            <w:r>
              <w:t>Demonstrate the use of Expectation Maximization-based clustering algorithm.</w:t>
            </w:r>
          </w:p>
          <w:p w14:paraId="2EA12116" w14:textId="77777777" w:rsidR="00173430" w:rsidRDefault="00173430"/>
        </w:tc>
      </w:tr>
    </w:tbl>
    <w:p w14:paraId="048DCC65" w14:textId="77777777" w:rsidR="00173430" w:rsidRDefault="00173430">
      <w:pPr>
        <w:pStyle w:val="Heading1"/>
        <w:spacing w:before="64"/>
        <w:ind w:left="0" w:right="178"/>
        <w:jc w:val="center"/>
        <w:rPr>
          <w:sz w:val="24"/>
          <w:szCs w:val="24"/>
        </w:rPr>
      </w:pPr>
    </w:p>
    <w:p w14:paraId="4EE6E73A" w14:textId="77777777" w:rsidR="00173430" w:rsidRDefault="00173430">
      <w:pPr>
        <w:pBdr>
          <w:top w:val="nil"/>
          <w:left w:val="nil"/>
          <w:bottom w:val="nil"/>
          <w:right w:val="nil"/>
          <w:between w:val="nil"/>
        </w:pBdr>
        <w:spacing w:before="49"/>
        <w:rPr>
          <w:b/>
          <w:bCs/>
          <w:color w:val="000000"/>
          <w:sz w:val="24"/>
          <w:szCs w:val="24"/>
        </w:rPr>
        <w:sectPr w:rsidR="00173430">
          <w:footerReference w:type="default" r:id="rId13"/>
          <w:pgSz w:w="11940" w:h="16870"/>
          <w:pgMar w:top="1140" w:right="425" w:bottom="1720" w:left="425" w:header="0" w:footer="1533" w:gutter="0"/>
          <w:cols w:space="720"/>
        </w:sectPr>
      </w:pPr>
    </w:p>
    <w:p w14:paraId="0B41802E" w14:textId="77777777" w:rsidR="00173430" w:rsidRDefault="00173430">
      <w:pPr>
        <w:pBdr>
          <w:top w:val="nil"/>
          <w:left w:val="nil"/>
          <w:bottom w:val="nil"/>
          <w:right w:val="nil"/>
          <w:between w:val="nil"/>
        </w:pBdr>
        <w:ind w:left="859"/>
        <w:rPr>
          <w:color w:val="000000"/>
          <w:sz w:val="24"/>
          <w:szCs w:val="24"/>
        </w:rPr>
        <w:sectPr w:rsidR="00173430">
          <w:type w:val="continuous"/>
          <w:pgSz w:w="11940" w:h="16870"/>
          <w:pgMar w:top="720" w:right="425" w:bottom="1780" w:left="425" w:header="0" w:footer="1533" w:gutter="0"/>
          <w:cols w:space="720"/>
        </w:sectPr>
      </w:pPr>
    </w:p>
    <w:p w14:paraId="6ADF0B99" w14:textId="77777777" w:rsidR="00173430" w:rsidRDefault="00410809">
      <w:pPr>
        <w:pStyle w:val="Heading2"/>
        <w:spacing w:before="63" w:line="321" w:lineRule="auto"/>
        <w:ind w:left="295"/>
        <w:rPr>
          <w:b w:val="0"/>
          <w:bCs w:val="0"/>
          <w:sz w:val="24"/>
          <w:szCs w:val="24"/>
        </w:rPr>
      </w:pPr>
      <w:r>
        <w:rPr>
          <w:color w:val="FF0000"/>
          <w:sz w:val="24"/>
          <w:szCs w:val="24"/>
        </w:rPr>
        <w:lastRenderedPageBreak/>
        <w:t>Week-1</w:t>
      </w:r>
      <w:r>
        <w:rPr>
          <w:b w:val="0"/>
          <w:bCs w:val="0"/>
          <w:color w:val="FF0000"/>
          <w:sz w:val="24"/>
          <w:szCs w:val="24"/>
        </w:rPr>
        <w:t>:</w:t>
      </w:r>
    </w:p>
    <w:p w14:paraId="09CCD0D7" w14:textId="77777777" w:rsidR="00173430" w:rsidRDefault="00410809">
      <w:pPr>
        <w:pStyle w:val="Heading4"/>
        <w:numPr>
          <w:ilvl w:val="1"/>
          <w:numId w:val="9"/>
        </w:numPr>
        <w:tabs>
          <w:tab w:val="left" w:pos="965"/>
        </w:tabs>
        <w:ind w:right="790"/>
      </w:pPr>
      <w:r>
        <w:t>Write a python program to compute Mean, Median, Mode, Variance, Standard Deviation using Datasets</w:t>
      </w:r>
    </w:p>
    <w:p w14:paraId="11747D15" w14:textId="77777777" w:rsidR="00173430" w:rsidRDefault="00173430">
      <w:pPr>
        <w:pBdr>
          <w:top w:val="nil"/>
          <w:left w:val="nil"/>
          <w:bottom w:val="nil"/>
          <w:right w:val="nil"/>
          <w:between w:val="nil"/>
        </w:pBdr>
        <w:spacing w:before="2"/>
        <w:rPr>
          <w:b/>
          <w:bCs/>
          <w:color w:val="000000"/>
          <w:sz w:val="24"/>
          <w:szCs w:val="24"/>
        </w:rPr>
      </w:pPr>
    </w:p>
    <w:p w14:paraId="3CEF5237" w14:textId="77777777" w:rsidR="00173430" w:rsidRDefault="00410809">
      <w:pPr>
        <w:numPr>
          <w:ilvl w:val="2"/>
          <w:numId w:val="9"/>
        </w:numPr>
        <w:pBdr>
          <w:top w:val="nil"/>
          <w:left w:val="nil"/>
          <w:bottom w:val="nil"/>
          <w:right w:val="nil"/>
          <w:between w:val="nil"/>
        </w:pBdr>
        <w:tabs>
          <w:tab w:val="left" w:pos="965"/>
        </w:tabs>
        <w:spacing w:line="290" w:lineRule="auto"/>
        <w:ind w:hanging="360"/>
        <w:jc w:val="both"/>
        <w:rPr>
          <w:color w:val="000000"/>
        </w:rPr>
      </w:pPr>
      <w:r>
        <w:rPr>
          <w:b/>
          <w:bCs/>
          <w:color w:val="000000"/>
          <w:sz w:val="24"/>
          <w:szCs w:val="24"/>
        </w:rPr>
        <w:t>Python Statistics library</w:t>
      </w:r>
    </w:p>
    <w:p w14:paraId="4431DBAD" w14:textId="77777777" w:rsidR="00173430" w:rsidRDefault="00410809">
      <w:pPr>
        <w:pBdr>
          <w:top w:val="nil"/>
          <w:left w:val="nil"/>
          <w:bottom w:val="nil"/>
          <w:right w:val="nil"/>
          <w:between w:val="nil"/>
        </w:pBdr>
        <w:ind w:left="965" w:right="643"/>
        <w:jc w:val="both"/>
        <w:rPr>
          <w:color w:val="000000"/>
          <w:sz w:val="24"/>
          <w:szCs w:val="24"/>
        </w:rPr>
      </w:pPr>
      <w:r>
        <w:rPr>
          <w:color w:val="000000"/>
          <w:sz w:val="24"/>
          <w:szCs w:val="24"/>
        </w:rPr>
        <w:t>This module provides functions for calculating mathematical statistics of numeric (Real-valued) data. The statistics module comes with very useful functions like: Mean, median, mode, standard deviation, and variance.</w:t>
      </w:r>
    </w:p>
    <w:p w14:paraId="47C55191" w14:textId="77777777" w:rsidR="00173430" w:rsidRDefault="00410809">
      <w:pPr>
        <w:pBdr>
          <w:top w:val="nil"/>
          <w:left w:val="nil"/>
          <w:bottom w:val="nil"/>
          <w:right w:val="nil"/>
          <w:between w:val="nil"/>
        </w:pBdr>
        <w:ind w:left="965"/>
        <w:jc w:val="both"/>
        <w:rPr>
          <w:color w:val="000000"/>
          <w:sz w:val="24"/>
          <w:szCs w:val="24"/>
        </w:rPr>
      </w:pPr>
      <w:r>
        <w:rPr>
          <w:color w:val="000000"/>
          <w:sz w:val="24"/>
          <w:szCs w:val="24"/>
        </w:rPr>
        <w:t>The four functions we'll use are common in statistics:</w:t>
      </w:r>
    </w:p>
    <w:p w14:paraId="77D6F9B8" w14:textId="77777777" w:rsidR="00173430" w:rsidRDefault="00410809">
      <w:pPr>
        <w:numPr>
          <w:ilvl w:val="0"/>
          <w:numId w:val="8"/>
        </w:numPr>
        <w:pBdr>
          <w:top w:val="nil"/>
          <w:left w:val="nil"/>
          <w:bottom w:val="nil"/>
          <w:right w:val="nil"/>
          <w:between w:val="nil"/>
        </w:pBdr>
        <w:tabs>
          <w:tab w:val="left" w:pos="964"/>
        </w:tabs>
        <w:ind w:left="964" w:hanging="362"/>
        <w:rPr>
          <w:color w:val="000000"/>
        </w:rPr>
      </w:pPr>
      <w:r>
        <w:rPr>
          <w:color w:val="000000"/>
          <w:sz w:val="24"/>
          <w:szCs w:val="24"/>
        </w:rPr>
        <w:t>mean-average value</w:t>
      </w:r>
    </w:p>
    <w:p w14:paraId="0D370414" w14:textId="77777777" w:rsidR="00173430" w:rsidRDefault="00410809">
      <w:pPr>
        <w:numPr>
          <w:ilvl w:val="0"/>
          <w:numId w:val="8"/>
        </w:numPr>
        <w:pBdr>
          <w:top w:val="nil"/>
          <w:left w:val="nil"/>
          <w:bottom w:val="nil"/>
          <w:right w:val="nil"/>
          <w:between w:val="nil"/>
        </w:pBdr>
        <w:tabs>
          <w:tab w:val="left" w:pos="964"/>
        </w:tabs>
        <w:ind w:left="964" w:hanging="362"/>
        <w:rPr>
          <w:color w:val="000000"/>
        </w:rPr>
      </w:pPr>
      <w:r>
        <w:rPr>
          <w:color w:val="000000"/>
          <w:sz w:val="24"/>
          <w:szCs w:val="24"/>
        </w:rPr>
        <w:t>median-middle value</w:t>
      </w:r>
    </w:p>
    <w:p w14:paraId="12A42D0A" w14:textId="77777777" w:rsidR="00173430" w:rsidRDefault="00410809">
      <w:pPr>
        <w:numPr>
          <w:ilvl w:val="0"/>
          <w:numId w:val="8"/>
        </w:numPr>
        <w:pBdr>
          <w:top w:val="nil"/>
          <w:left w:val="nil"/>
          <w:bottom w:val="nil"/>
          <w:right w:val="nil"/>
          <w:between w:val="nil"/>
        </w:pBdr>
        <w:tabs>
          <w:tab w:val="left" w:pos="964"/>
        </w:tabs>
        <w:ind w:left="964" w:hanging="362"/>
        <w:rPr>
          <w:color w:val="000000"/>
        </w:rPr>
      </w:pPr>
      <w:r>
        <w:rPr>
          <w:color w:val="000000"/>
          <w:sz w:val="24"/>
          <w:szCs w:val="24"/>
        </w:rPr>
        <w:t>mode-most often value</w:t>
      </w:r>
    </w:p>
    <w:p w14:paraId="3F608DD5" w14:textId="77777777" w:rsidR="00173430" w:rsidRDefault="00410809">
      <w:pPr>
        <w:numPr>
          <w:ilvl w:val="0"/>
          <w:numId w:val="8"/>
        </w:numPr>
        <w:pBdr>
          <w:top w:val="nil"/>
          <w:left w:val="nil"/>
          <w:bottom w:val="nil"/>
          <w:right w:val="nil"/>
          <w:between w:val="nil"/>
        </w:pBdr>
        <w:tabs>
          <w:tab w:val="left" w:pos="964"/>
        </w:tabs>
        <w:ind w:left="964" w:hanging="362"/>
        <w:rPr>
          <w:color w:val="000000"/>
        </w:rPr>
      </w:pPr>
      <w:r>
        <w:rPr>
          <w:color w:val="000000"/>
          <w:sz w:val="24"/>
          <w:szCs w:val="24"/>
        </w:rPr>
        <w:t>Variance-the spread between numbers in a data set</w:t>
      </w:r>
    </w:p>
    <w:p w14:paraId="762DFCDE" w14:textId="77777777" w:rsidR="00173430" w:rsidRDefault="00410809">
      <w:pPr>
        <w:numPr>
          <w:ilvl w:val="0"/>
          <w:numId w:val="8"/>
        </w:numPr>
        <w:pBdr>
          <w:top w:val="nil"/>
          <w:left w:val="nil"/>
          <w:bottom w:val="nil"/>
          <w:right w:val="nil"/>
          <w:between w:val="nil"/>
        </w:pBdr>
        <w:tabs>
          <w:tab w:val="left" w:pos="964"/>
        </w:tabs>
        <w:ind w:left="964" w:hanging="362"/>
        <w:rPr>
          <w:color w:val="000000"/>
        </w:rPr>
      </w:pPr>
      <w:r>
        <w:rPr>
          <w:color w:val="000000"/>
          <w:sz w:val="24"/>
          <w:szCs w:val="24"/>
        </w:rPr>
        <w:t>standard deviation –spread of values</w:t>
      </w:r>
    </w:p>
    <w:p w14:paraId="5D4ABE58" w14:textId="77777777" w:rsidR="00173430" w:rsidRDefault="00173430">
      <w:pPr>
        <w:pBdr>
          <w:top w:val="nil"/>
          <w:left w:val="nil"/>
          <w:bottom w:val="nil"/>
          <w:right w:val="nil"/>
          <w:between w:val="nil"/>
        </w:pBdr>
        <w:spacing w:before="4"/>
        <w:rPr>
          <w:color w:val="000000"/>
          <w:sz w:val="24"/>
          <w:szCs w:val="24"/>
        </w:rPr>
      </w:pPr>
    </w:p>
    <w:p w14:paraId="17750CD0" w14:textId="77777777" w:rsidR="00173430" w:rsidRDefault="00410809">
      <w:pPr>
        <w:pStyle w:val="Heading4"/>
        <w:numPr>
          <w:ilvl w:val="1"/>
          <w:numId w:val="8"/>
        </w:numPr>
        <w:tabs>
          <w:tab w:val="left" w:pos="965"/>
        </w:tabs>
        <w:spacing w:line="290" w:lineRule="auto"/>
        <w:ind w:hanging="360"/>
      </w:pPr>
      <w:r>
        <w:t xml:space="preserve">Averages and measures of </w:t>
      </w:r>
      <w:proofErr w:type="spellStart"/>
      <w:r>
        <w:t>center</w:t>
      </w:r>
      <w:proofErr w:type="spellEnd"/>
      <w:r>
        <w:t xml:space="preserve"> allocation</w:t>
      </w:r>
    </w:p>
    <w:p w14:paraId="00794F0C" w14:textId="77777777" w:rsidR="00173430" w:rsidRDefault="00410809">
      <w:pPr>
        <w:pBdr>
          <w:top w:val="nil"/>
          <w:left w:val="nil"/>
          <w:bottom w:val="nil"/>
          <w:right w:val="nil"/>
          <w:between w:val="nil"/>
        </w:pBdr>
        <w:spacing w:line="304" w:lineRule="auto"/>
        <w:ind w:left="1325"/>
        <w:rPr>
          <w:color w:val="000000"/>
          <w:sz w:val="24"/>
          <w:szCs w:val="24"/>
        </w:rPr>
      </w:pPr>
      <w:r>
        <w:rPr>
          <w:color w:val="000000"/>
          <w:sz w:val="24"/>
          <w:szCs w:val="24"/>
        </w:rPr>
        <w:t xml:space="preserve">These functions calculate an average or typical value from a population or sample. </w:t>
      </w:r>
      <w:proofErr w:type="gramStart"/>
      <w:r>
        <w:rPr>
          <w:color w:val="000000"/>
          <w:sz w:val="24"/>
          <w:szCs w:val="24"/>
        </w:rPr>
        <w:t>mean(</w:t>
      </w:r>
      <w:proofErr w:type="gramEnd"/>
      <w:r>
        <w:rPr>
          <w:color w:val="000000"/>
          <w:sz w:val="24"/>
          <w:szCs w:val="24"/>
        </w:rPr>
        <w:t>) Arithmetic mean (―average‖) of data.</w:t>
      </w:r>
    </w:p>
    <w:p w14:paraId="48DA3DC6" w14:textId="77777777" w:rsidR="00173430" w:rsidRDefault="00410809">
      <w:pPr>
        <w:pBdr>
          <w:top w:val="nil"/>
          <w:left w:val="nil"/>
          <w:bottom w:val="nil"/>
          <w:right w:val="nil"/>
          <w:between w:val="nil"/>
        </w:pBdr>
        <w:tabs>
          <w:tab w:val="left" w:pos="3754"/>
        </w:tabs>
        <w:spacing w:line="273" w:lineRule="auto"/>
        <w:ind w:left="965"/>
        <w:rPr>
          <w:color w:val="000000"/>
          <w:sz w:val="24"/>
          <w:szCs w:val="24"/>
        </w:rPr>
      </w:pPr>
      <w:proofErr w:type="spellStart"/>
      <w:r>
        <w:rPr>
          <w:color w:val="000000"/>
          <w:sz w:val="24"/>
          <w:szCs w:val="24"/>
        </w:rPr>
        <w:t>harmonic_</w:t>
      </w:r>
      <w:proofErr w:type="gramStart"/>
      <w:r>
        <w:rPr>
          <w:color w:val="000000"/>
          <w:sz w:val="24"/>
          <w:szCs w:val="24"/>
        </w:rPr>
        <w:t>mean</w:t>
      </w:r>
      <w:proofErr w:type="spellEnd"/>
      <w:r>
        <w:rPr>
          <w:color w:val="000000"/>
          <w:sz w:val="24"/>
          <w:szCs w:val="24"/>
        </w:rPr>
        <w:t>(</w:t>
      </w:r>
      <w:proofErr w:type="gramEnd"/>
      <w:r>
        <w:rPr>
          <w:color w:val="000000"/>
          <w:sz w:val="24"/>
          <w:szCs w:val="24"/>
        </w:rPr>
        <w:t>)</w:t>
      </w:r>
      <w:r>
        <w:rPr>
          <w:color w:val="000000"/>
          <w:sz w:val="24"/>
          <w:szCs w:val="24"/>
        </w:rPr>
        <w:tab/>
        <w:t>Harmonic mean of data.</w:t>
      </w:r>
    </w:p>
    <w:p w14:paraId="7780BA88" w14:textId="77777777" w:rsidR="00173430" w:rsidRDefault="00410809">
      <w:pPr>
        <w:pBdr>
          <w:top w:val="nil"/>
          <w:left w:val="nil"/>
          <w:bottom w:val="nil"/>
          <w:right w:val="nil"/>
          <w:between w:val="nil"/>
        </w:pBdr>
        <w:tabs>
          <w:tab w:val="left" w:pos="3754"/>
        </w:tabs>
        <w:ind w:left="965"/>
        <w:rPr>
          <w:color w:val="000000"/>
          <w:sz w:val="24"/>
          <w:szCs w:val="24"/>
        </w:rPr>
      </w:pPr>
      <w:proofErr w:type="gramStart"/>
      <w:r>
        <w:rPr>
          <w:color w:val="000000"/>
          <w:sz w:val="24"/>
          <w:szCs w:val="24"/>
        </w:rPr>
        <w:t>median(</w:t>
      </w:r>
      <w:proofErr w:type="gramEnd"/>
      <w:r>
        <w:rPr>
          <w:color w:val="000000"/>
          <w:sz w:val="24"/>
          <w:szCs w:val="24"/>
        </w:rPr>
        <w:t>)</w:t>
      </w:r>
      <w:r>
        <w:rPr>
          <w:color w:val="000000"/>
          <w:sz w:val="24"/>
          <w:szCs w:val="24"/>
        </w:rPr>
        <w:tab/>
        <w:t xml:space="preserve">Median (middle value) of data. </w:t>
      </w:r>
      <w:proofErr w:type="spellStart"/>
      <w:r>
        <w:rPr>
          <w:color w:val="000000"/>
          <w:sz w:val="24"/>
          <w:szCs w:val="24"/>
        </w:rPr>
        <w:t>median_</w:t>
      </w:r>
      <w:proofErr w:type="gramStart"/>
      <w:r>
        <w:rPr>
          <w:color w:val="000000"/>
          <w:sz w:val="24"/>
          <w:szCs w:val="24"/>
        </w:rPr>
        <w:t>low</w:t>
      </w:r>
      <w:proofErr w:type="spellEnd"/>
      <w:r>
        <w:rPr>
          <w:color w:val="000000"/>
          <w:sz w:val="24"/>
          <w:szCs w:val="24"/>
        </w:rPr>
        <w:t>(),Low</w:t>
      </w:r>
      <w:proofErr w:type="gramEnd"/>
      <w:r>
        <w:rPr>
          <w:color w:val="000000"/>
          <w:sz w:val="24"/>
          <w:szCs w:val="24"/>
        </w:rPr>
        <w:t xml:space="preserve"> median of data.</w:t>
      </w:r>
    </w:p>
    <w:p w14:paraId="2080E466" w14:textId="77777777" w:rsidR="00173430" w:rsidRDefault="00410809">
      <w:pPr>
        <w:pBdr>
          <w:top w:val="nil"/>
          <w:left w:val="nil"/>
          <w:bottom w:val="nil"/>
          <w:right w:val="nil"/>
          <w:between w:val="nil"/>
        </w:pBdr>
        <w:tabs>
          <w:tab w:val="left" w:pos="3714"/>
        </w:tabs>
        <w:spacing w:before="70"/>
        <w:ind w:left="965"/>
        <w:rPr>
          <w:color w:val="000000"/>
          <w:sz w:val="24"/>
          <w:szCs w:val="24"/>
        </w:rPr>
      </w:pPr>
      <w:proofErr w:type="spellStart"/>
      <w:r>
        <w:rPr>
          <w:color w:val="000000"/>
          <w:sz w:val="24"/>
          <w:szCs w:val="24"/>
        </w:rPr>
        <w:t>median_</w:t>
      </w:r>
      <w:proofErr w:type="gramStart"/>
      <w:r>
        <w:rPr>
          <w:color w:val="000000"/>
          <w:sz w:val="24"/>
          <w:szCs w:val="24"/>
        </w:rPr>
        <w:t>high</w:t>
      </w:r>
      <w:proofErr w:type="spellEnd"/>
      <w:r>
        <w:rPr>
          <w:color w:val="000000"/>
          <w:sz w:val="24"/>
          <w:szCs w:val="24"/>
        </w:rPr>
        <w:t>(</w:t>
      </w:r>
      <w:proofErr w:type="gramEnd"/>
      <w:r>
        <w:rPr>
          <w:color w:val="000000"/>
          <w:sz w:val="24"/>
          <w:szCs w:val="24"/>
        </w:rPr>
        <w:t>)</w:t>
      </w:r>
      <w:r>
        <w:rPr>
          <w:color w:val="000000"/>
          <w:sz w:val="24"/>
          <w:szCs w:val="24"/>
        </w:rPr>
        <w:tab/>
        <w:t>High median of data.</w:t>
      </w:r>
    </w:p>
    <w:p w14:paraId="0BC6F39A" w14:textId="77777777" w:rsidR="00173430" w:rsidRDefault="00410809">
      <w:pPr>
        <w:pBdr>
          <w:top w:val="nil"/>
          <w:left w:val="nil"/>
          <w:bottom w:val="nil"/>
          <w:right w:val="nil"/>
          <w:between w:val="nil"/>
        </w:pBdr>
        <w:tabs>
          <w:tab w:val="left" w:pos="3754"/>
        </w:tabs>
        <w:spacing w:line="304" w:lineRule="auto"/>
        <w:ind w:left="3034" w:right="2241" w:hanging="2069"/>
        <w:rPr>
          <w:color w:val="000000"/>
          <w:sz w:val="24"/>
          <w:szCs w:val="24"/>
        </w:rPr>
      </w:pPr>
      <w:proofErr w:type="spellStart"/>
      <w:r>
        <w:rPr>
          <w:color w:val="000000"/>
          <w:sz w:val="24"/>
          <w:szCs w:val="24"/>
        </w:rPr>
        <w:t>median_</w:t>
      </w:r>
      <w:proofErr w:type="gramStart"/>
      <w:r>
        <w:rPr>
          <w:color w:val="000000"/>
          <w:sz w:val="24"/>
          <w:szCs w:val="24"/>
        </w:rPr>
        <w:t>grouped</w:t>
      </w:r>
      <w:proofErr w:type="spellEnd"/>
      <w:r>
        <w:rPr>
          <w:color w:val="000000"/>
          <w:sz w:val="24"/>
          <w:szCs w:val="24"/>
        </w:rPr>
        <w:t>(</w:t>
      </w:r>
      <w:proofErr w:type="gramEnd"/>
      <w:r>
        <w:rPr>
          <w:color w:val="000000"/>
          <w:sz w:val="24"/>
          <w:szCs w:val="24"/>
        </w:rPr>
        <w:t>)</w:t>
      </w:r>
      <w:r>
        <w:rPr>
          <w:color w:val="000000"/>
          <w:sz w:val="24"/>
          <w:szCs w:val="24"/>
        </w:rPr>
        <w:tab/>
      </w:r>
      <w:r>
        <w:rPr>
          <w:color w:val="000000"/>
          <w:sz w:val="24"/>
          <w:szCs w:val="24"/>
        </w:rPr>
        <w:tab/>
        <w:t xml:space="preserve">Median, or 50th percentile, of grouped </w:t>
      </w:r>
      <w:proofErr w:type="spellStart"/>
      <w:proofErr w:type="gramStart"/>
      <w:r>
        <w:rPr>
          <w:color w:val="000000"/>
          <w:sz w:val="24"/>
          <w:szCs w:val="24"/>
        </w:rPr>
        <w:t>data.mode</w:t>
      </w:r>
      <w:proofErr w:type="spellEnd"/>
      <w:proofErr w:type="gramEnd"/>
      <w:r>
        <w:rPr>
          <w:color w:val="000000"/>
          <w:sz w:val="24"/>
          <w:szCs w:val="24"/>
        </w:rPr>
        <w:t xml:space="preserve">() </w:t>
      </w:r>
      <w:proofErr w:type="gramStart"/>
      <w:r>
        <w:rPr>
          <w:color w:val="000000"/>
          <w:sz w:val="24"/>
          <w:szCs w:val="24"/>
        </w:rPr>
        <w:t>Mode(</w:t>
      </w:r>
      <w:proofErr w:type="gramEnd"/>
      <w:r>
        <w:rPr>
          <w:color w:val="000000"/>
          <w:sz w:val="24"/>
          <w:szCs w:val="24"/>
        </w:rPr>
        <w:t xml:space="preserve">most common </w:t>
      </w:r>
      <w:proofErr w:type="gramStart"/>
      <w:r>
        <w:rPr>
          <w:color w:val="000000"/>
          <w:sz w:val="24"/>
          <w:szCs w:val="24"/>
        </w:rPr>
        <w:t>value)of</w:t>
      </w:r>
      <w:proofErr w:type="gramEnd"/>
      <w:r>
        <w:rPr>
          <w:color w:val="000000"/>
          <w:sz w:val="24"/>
          <w:szCs w:val="24"/>
        </w:rPr>
        <w:t xml:space="preserve"> discrete data.</w:t>
      </w:r>
    </w:p>
    <w:p w14:paraId="6A7C068D" w14:textId="77777777" w:rsidR="00173430" w:rsidRDefault="00173430">
      <w:pPr>
        <w:pBdr>
          <w:top w:val="nil"/>
          <w:left w:val="nil"/>
          <w:bottom w:val="nil"/>
          <w:right w:val="nil"/>
          <w:between w:val="nil"/>
        </w:pBdr>
        <w:spacing w:before="5"/>
        <w:rPr>
          <w:color w:val="000000"/>
          <w:sz w:val="24"/>
          <w:szCs w:val="24"/>
        </w:rPr>
      </w:pPr>
    </w:p>
    <w:p w14:paraId="3314447D" w14:textId="77777777" w:rsidR="00173430" w:rsidRDefault="00410809">
      <w:pPr>
        <w:pStyle w:val="Heading4"/>
        <w:numPr>
          <w:ilvl w:val="1"/>
          <w:numId w:val="8"/>
        </w:numPr>
        <w:tabs>
          <w:tab w:val="left" w:pos="965"/>
        </w:tabs>
        <w:spacing w:line="289" w:lineRule="auto"/>
        <w:ind w:hanging="360"/>
      </w:pPr>
      <w:r>
        <w:t>Measures of spread</w:t>
      </w:r>
    </w:p>
    <w:p w14:paraId="2B942D27" w14:textId="77777777" w:rsidR="00173430" w:rsidRDefault="00410809">
      <w:pPr>
        <w:pBdr>
          <w:top w:val="nil"/>
          <w:left w:val="nil"/>
          <w:bottom w:val="nil"/>
          <w:right w:val="nil"/>
          <w:between w:val="nil"/>
        </w:pBdr>
        <w:spacing w:before="1" w:line="232" w:lineRule="auto"/>
        <w:ind w:left="965" w:right="402" w:firstLine="360"/>
        <w:rPr>
          <w:color w:val="000000"/>
          <w:sz w:val="24"/>
          <w:szCs w:val="24"/>
        </w:rPr>
      </w:pPr>
      <w:r>
        <w:rPr>
          <w:color w:val="000000"/>
          <w:sz w:val="24"/>
          <w:szCs w:val="24"/>
        </w:rPr>
        <w:t>These functions calculate a measure of how much the population or sample tends to deviate from the typical or average values.</w:t>
      </w:r>
    </w:p>
    <w:p w14:paraId="6E94FE6B" w14:textId="77777777" w:rsidR="00173430" w:rsidRDefault="00410809">
      <w:pPr>
        <w:pBdr>
          <w:top w:val="nil"/>
          <w:left w:val="nil"/>
          <w:bottom w:val="nil"/>
          <w:right w:val="nil"/>
          <w:between w:val="nil"/>
        </w:pBdr>
        <w:tabs>
          <w:tab w:val="left" w:pos="3754"/>
        </w:tabs>
        <w:spacing w:before="3"/>
        <w:ind w:left="965"/>
        <w:rPr>
          <w:color w:val="000000"/>
          <w:sz w:val="24"/>
          <w:szCs w:val="24"/>
        </w:rPr>
      </w:pPr>
      <w:proofErr w:type="spellStart"/>
      <w:proofErr w:type="gramStart"/>
      <w:r>
        <w:rPr>
          <w:color w:val="000000"/>
          <w:sz w:val="24"/>
          <w:szCs w:val="24"/>
        </w:rPr>
        <w:t>pstdev</w:t>
      </w:r>
      <w:proofErr w:type="spellEnd"/>
      <w:r>
        <w:rPr>
          <w:color w:val="000000"/>
          <w:sz w:val="24"/>
          <w:szCs w:val="24"/>
        </w:rPr>
        <w:t>(</w:t>
      </w:r>
      <w:proofErr w:type="gramEnd"/>
      <w:r>
        <w:rPr>
          <w:color w:val="000000"/>
          <w:sz w:val="24"/>
          <w:szCs w:val="24"/>
        </w:rPr>
        <w:t>)</w:t>
      </w:r>
      <w:r>
        <w:rPr>
          <w:color w:val="000000"/>
          <w:sz w:val="24"/>
          <w:szCs w:val="24"/>
        </w:rPr>
        <w:tab/>
        <w:t>Population standard deviation of data.</w:t>
      </w:r>
    </w:p>
    <w:p w14:paraId="64F13320" w14:textId="77777777" w:rsidR="00173430" w:rsidRDefault="00410809">
      <w:pPr>
        <w:pBdr>
          <w:top w:val="nil"/>
          <w:left w:val="nil"/>
          <w:bottom w:val="nil"/>
          <w:right w:val="nil"/>
          <w:between w:val="nil"/>
        </w:pBdr>
        <w:tabs>
          <w:tab w:val="left" w:pos="3754"/>
        </w:tabs>
        <w:ind w:left="965"/>
        <w:rPr>
          <w:color w:val="000000"/>
          <w:sz w:val="24"/>
          <w:szCs w:val="24"/>
        </w:rPr>
      </w:pPr>
      <w:proofErr w:type="spellStart"/>
      <w:proofErr w:type="gramStart"/>
      <w:r>
        <w:rPr>
          <w:color w:val="000000"/>
          <w:sz w:val="24"/>
          <w:szCs w:val="24"/>
        </w:rPr>
        <w:t>pvariance</w:t>
      </w:r>
      <w:proofErr w:type="spellEnd"/>
      <w:r>
        <w:rPr>
          <w:color w:val="000000"/>
          <w:sz w:val="24"/>
          <w:szCs w:val="24"/>
        </w:rPr>
        <w:t>(</w:t>
      </w:r>
      <w:proofErr w:type="gramEnd"/>
      <w:r>
        <w:rPr>
          <w:color w:val="000000"/>
          <w:sz w:val="24"/>
          <w:szCs w:val="24"/>
        </w:rPr>
        <w:t>)</w:t>
      </w:r>
      <w:r>
        <w:rPr>
          <w:color w:val="000000"/>
          <w:sz w:val="24"/>
          <w:szCs w:val="24"/>
        </w:rPr>
        <w:tab/>
        <w:t>Population variance of data.</w:t>
      </w:r>
    </w:p>
    <w:p w14:paraId="14432DF7" w14:textId="77777777" w:rsidR="00173430" w:rsidRDefault="00410809">
      <w:pPr>
        <w:pBdr>
          <w:top w:val="nil"/>
          <w:left w:val="nil"/>
          <w:bottom w:val="nil"/>
          <w:right w:val="nil"/>
          <w:between w:val="nil"/>
        </w:pBdr>
        <w:tabs>
          <w:tab w:val="left" w:pos="3754"/>
        </w:tabs>
        <w:spacing w:before="72"/>
        <w:ind w:left="965"/>
        <w:rPr>
          <w:color w:val="000000"/>
          <w:sz w:val="24"/>
          <w:szCs w:val="24"/>
        </w:rPr>
      </w:pPr>
      <w:proofErr w:type="spellStart"/>
      <w:proofErr w:type="gramStart"/>
      <w:r>
        <w:rPr>
          <w:color w:val="000000"/>
          <w:sz w:val="24"/>
          <w:szCs w:val="24"/>
        </w:rPr>
        <w:t>stdev</w:t>
      </w:r>
      <w:proofErr w:type="spellEnd"/>
      <w:r>
        <w:rPr>
          <w:color w:val="000000"/>
          <w:sz w:val="24"/>
          <w:szCs w:val="24"/>
        </w:rPr>
        <w:t>(</w:t>
      </w:r>
      <w:proofErr w:type="gramEnd"/>
      <w:r>
        <w:rPr>
          <w:color w:val="000000"/>
          <w:sz w:val="24"/>
          <w:szCs w:val="24"/>
        </w:rPr>
        <w:t>)</w:t>
      </w:r>
      <w:r>
        <w:rPr>
          <w:color w:val="000000"/>
          <w:sz w:val="24"/>
          <w:szCs w:val="24"/>
        </w:rPr>
        <w:tab/>
        <w:t>Sample standard deviation of data.</w:t>
      </w:r>
    </w:p>
    <w:p w14:paraId="70472050" w14:textId="77777777" w:rsidR="00173430" w:rsidRDefault="00410809">
      <w:pPr>
        <w:pBdr>
          <w:top w:val="nil"/>
          <w:left w:val="nil"/>
          <w:bottom w:val="nil"/>
          <w:right w:val="nil"/>
          <w:between w:val="nil"/>
        </w:pBdr>
        <w:tabs>
          <w:tab w:val="left" w:pos="3754"/>
        </w:tabs>
        <w:spacing w:before="75"/>
        <w:ind w:left="965"/>
        <w:rPr>
          <w:color w:val="000000"/>
          <w:sz w:val="24"/>
          <w:szCs w:val="24"/>
        </w:rPr>
      </w:pPr>
      <w:proofErr w:type="gramStart"/>
      <w:r>
        <w:rPr>
          <w:color w:val="000000"/>
          <w:sz w:val="24"/>
          <w:szCs w:val="24"/>
        </w:rPr>
        <w:t>variance(</w:t>
      </w:r>
      <w:proofErr w:type="gramEnd"/>
      <w:r>
        <w:rPr>
          <w:color w:val="000000"/>
          <w:sz w:val="24"/>
          <w:szCs w:val="24"/>
        </w:rPr>
        <w:t>)</w:t>
      </w:r>
      <w:r>
        <w:rPr>
          <w:color w:val="000000"/>
          <w:sz w:val="24"/>
          <w:szCs w:val="24"/>
        </w:rPr>
        <w:tab/>
        <w:t>Sample variance of data.</w:t>
      </w:r>
    </w:p>
    <w:p w14:paraId="73AF971E" w14:textId="77777777" w:rsidR="00173430" w:rsidRDefault="00173430">
      <w:pPr>
        <w:pBdr>
          <w:top w:val="nil"/>
          <w:left w:val="nil"/>
          <w:bottom w:val="nil"/>
          <w:right w:val="nil"/>
          <w:between w:val="nil"/>
        </w:pBdr>
        <w:rPr>
          <w:color w:val="000000"/>
          <w:sz w:val="24"/>
          <w:szCs w:val="24"/>
        </w:rPr>
      </w:pPr>
    </w:p>
    <w:p w14:paraId="3245560E" w14:textId="77777777" w:rsidR="00173430" w:rsidRDefault="00410809">
      <w:pPr>
        <w:pBdr>
          <w:top w:val="nil"/>
          <w:left w:val="nil"/>
          <w:bottom w:val="nil"/>
          <w:right w:val="nil"/>
          <w:between w:val="nil"/>
        </w:pBdr>
        <w:tabs>
          <w:tab w:val="left" w:pos="1070"/>
        </w:tabs>
        <w:rPr>
          <w:color w:val="000000"/>
          <w:sz w:val="24"/>
          <w:szCs w:val="24"/>
        </w:rPr>
      </w:pPr>
      <w:r>
        <w:rPr>
          <w:color w:val="000000"/>
          <w:sz w:val="24"/>
          <w:szCs w:val="24"/>
        </w:rPr>
        <w:tab/>
      </w:r>
    </w:p>
    <w:p w14:paraId="2903302D" w14:textId="77777777" w:rsidR="00173430" w:rsidRDefault="00410809">
      <w:pPr>
        <w:pBdr>
          <w:top w:val="nil"/>
          <w:left w:val="nil"/>
          <w:bottom w:val="nil"/>
          <w:right w:val="nil"/>
          <w:between w:val="nil"/>
        </w:pBdr>
        <w:ind w:left="965"/>
        <w:rPr>
          <w:color w:val="000000"/>
          <w:sz w:val="24"/>
          <w:szCs w:val="24"/>
        </w:rPr>
      </w:pPr>
      <w:r>
        <w:rPr>
          <w:color w:val="FF0000"/>
          <w:sz w:val="24"/>
          <w:szCs w:val="24"/>
        </w:rPr>
        <w:t>Program-1</w:t>
      </w:r>
      <w:r>
        <w:rPr>
          <w:noProof/>
        </w:rPr>
        <w:drawing>
          <wp:anchor distT="0" distB="0" distL="0" distR="0" simplePos="0" relativeHeight="251664384" behindDoc="0" locked="0" layoutInCell="1" hidden="0" allowOverlap="1" wp14:anchorId="39991D64" wp14:editId="42094864">
            <wp:simplePos x="0" y="0"/>
            <wp:positionH relativeFrom="column">
              <wp:posOffset>612775</wp:posOffset>
            </wp:positionH>
            <wp:positionV relativeFrom="paragraph">
              <wp:posOffset>180526</wp:posOffset>
            </wp:positionV>
            <wp:extent cx="4252037" cy="1728787"/>
            <wp:effectExtent l="0" t="0" r="0" b="0"/>
            <wp:wrapTopAndBottom distT="0" distB="0"/>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4"/>
                    <a:srcRect/>
                    <a:stretch>
                      <a:fillRect/>
                    </a:stretch>
                  </pic:blipFill>
                  <pic:spPr>
                    <a:xfrm>
                      <a:off x="0" y="0"/>
                      <a:ext cx="4252037" cy="1728787"/>
                    </a:xfrm>
                    <a:prstGeom prst="rect">
                      <a:avLst/>
                    </a:prstGeom>
                    <a:ln/>
                  </pic:spPr>
                </pic:pic>
              </a:graphicData>
            </a:graphic>
          </wp:anchor>
        </w:drawing>
      </w:r>
    </w:p>
    <w:p w14:paraId="7A5C070F" w14:textId="77777777" w:rsidR="00173430" w:rsidRDefault="00410809">
      <w:pPr>
        <w:pBdr>
          <w:top w:val="nil"/>
          <w:left w:val="nil"/>
          <w:bottom w:val="nil"/>
          <w:right w:val="nil"/>
          <w:between w:val="nil"/>
        </w:pBdr>
        <w:tabs>
          <w:tab w:val="left" w:pos="1400"/>
        </w:tabs>
        <w:rPr>
          <w:color w:val="000000"/>
          <w:sz w:val="24"/>
          <w:szCs w:val="24"/>
        </w:rPr>
      </w:pPr>
      <w:r>
        <w:rPr>
          <w:color w:val="000000"/>
          <w:sz w:val="24"/>
          <w:szCs w:val="24"/>
        </w:rPr>
        <w:t xml:space="preserve">             </w:t>
      </w:r>
      <w:r>
        <w:rPr>
          <w:color w:val="FF0000"/>
          <w:sz w:val="24"/>
          <w:szCs w:val="24"/>
        </w:rPr>
        <w:t>Program-2</w:t>
      </w:r>
    </w:p>
    <w:p w14:paraId="3787CD0D" w14:textId="77777777" w:rsidR="00173430" w:rsidRDefault="00410809">
      <w:pPr>
        <w:pBdr>
          <w:top w:val="nil"/>
          <w:left w:val="nil"/>
          <w:bottom w:val="nil"/>
          <w:right w:val="nil"/>
          <w:between w:val="nil"/>
        </w:pBdr>
        <w:ind w:left="965"/>
        <w:rPr>
          <w:color w:val="000000"/>
          <w:sz w:val="24"/>
          <w:szCs w:val="24"/>
        </w:rPr>
      </w:pPr>
      <w:r>
        <w:rPr>
          <w:noProof/>
          <w:color w:val="000000"/>
          <w:sz w:val="24"/>
          <w:szCs w:val="24"/>
        </w:rPr>
        <w:lastRenderedPageBreak/>
        <w:drawing>
          <wp:inline distT="0" distB="0" distL="0" distR="0" wp14:anchorId="792AED9B" wp14:editId="7EEA45DF">
            <wp:extent cx="3110114" cy="1304448"/>
            <wp:effectExtent l="0" t="0" r="0" b="0"/>
            <wp:docPr id="14"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5"/>
                    <a:srcRect/>
                    <a:stretch>
                      <a:fillRect/>
                    </a:stretch>
                  </pic:blipFill>
                  <pic:spPr>
                    <a:xfrm>
                      <a:off x="0" y="0"/>
                      <a:ext cx="3110114" cy="1304448"/>
                    </a:xfrm>
                    <a:prstGeom prst="rect">
                      <a:avLst/>
                    </a:prstGeom>
                    <a:ln/>
                  </pic:spPr>
                </pic:pic>
              </a:graphicData>
            </a:graphic>
          </wp:inline>
        </w:drawing>
      </w:r>
    </w:p>
    <w:p w14:paraId="6FD23646" w14:textId="77777777" w:rsidR="00173430" w:rsidRDefault="00173430">
      <w:pPr>
        <w:pBdr>
          <w:top w:val="nil"/>
          <w:left w:val="nil"/>
          <w:bottom w:val="nil"/>
          <w:right w:val="nil"/>
          <w:between w:val="nil"/>
        </w:pBdr>
        <w:spacing w:before="47"/>
        <w:rPr>
          <w:color w:val="000000"/>
          <w:sz w:val="24"/>
          <w:szCs w:val="24"/>
        </w:rPr>
      </w:pPr>
    </w:p>
    <w:p w14:paraId="6E79115D" w14:textId="77777777" w:rsidR="00173430" w:rsidRDefault="00410809">
      <w:pPr>
        <w:pBdr>
          <w:top w:val="nil"/>
          <w:left w:val="nil"/>
          <w:bottom w:val="nil"/>
          <w:right w:val="nil"/>
          <w:between w:val="nil"/>
        </w:pBdr>
        <w:spacing w:before="1" w:after="7"/>
        <w:ind w:left="965"/>
        <w:rPr>
          <w:color w:val="000000"/>
          <w:sz w:val="24"/>
          <w:szCs w:val="24"/>
        </w:rPr>
      </w:pPr>
      <w:r>
        <w:rPr>
          <w:color w:val="FF0000"/>
          <w:sz w:val="24"/>
          <w:szCs w:val="24"/>
        </w:rPr>
        <w:t>Program-3</w:t>
      </w:r>
    </w:p>
    <w:p w14:paraId="359C1964" w14:textId="77777777" w:rsidR="00173430" w:rsidRDefault="00410809">
      <w:pPr>
        <w:pBdr>
          <w:top w:val="nil"/>
          <w:left w:val="nil"/>
          <w:bottom w:val="nil"/>
          <w:right w:val="nil"/>
          <w:between w:val="nil"/>
        </w:pBdr>
        <w:ind w:left="965"/>
        <w:rPr>
          <w:color w:val="000000"/>
          <w:sz w:val="24"/>
          <w:szCs w:val="24"/>
        </w:rPr>
      </w:pPr>
      <w:r>
        <w:rPr>
          <w:noProof/>
          <w:color w:val="000000"/>
          <w:sz w:val="24"/>
          <w:szCs w:val="24"/>
        </w:rPr>
        <w:drawing>
          <wp:inline distT="0" distB="0" distL="0" distR="0" wp14:anchorId="7C8771DF" wp14:editId="73286D92">
            <wp:extent cx="3369028" cy="1517903"/>
            <wp:effectExtent l="0" t="0" r="0" b="0"/>
            <wp:docPr id="1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6"/>
                    <a:srcRect/>
                    <a:stretch>
                      <a:fillRect/>
                    </a:stretch>
                  </pic:blipFill>
                  <pic:spPr>
                    <a:xfrm>
                      <a:off x="0" y="0"/>
                      <a:ext cx="3369028" cy="1517903"/>
                    </a:xfrm>
                    <a:prstGeom prst="rect">
                      <a:avLst/>
                    </a:prstGeom>
                    <a:ln/>
                  </pic:spPr>
                </pic:pic>
              </a:graphicData>
            </a:graphic>
          </wp:inline>
        </w:drawing>
      </w:r>
    </w:p>
    <w:p w14:paraId="4086EDDD" w14:textId="77777777" w:rsidR="00173430" w:rsidRDefault="00173430">
      <w:pPr>
        <w:pBdr>
          <w:top w:val="nil"/>
          <w:left w:val="nil"/>
          <w:bottom w:val="nil"/>
          <w:right w:val="nil"/>
          <w:between w:val="nil"/>
        </w:pBdr>
        <w:rPr>
          <w:color w:val="000000"/>
          <w:sz w:val="24"/>
          <w:szCs w:val="24"/>
        </w:rPr>
      </w:pPr>
    </w:p>
    <w:p w14:paraId="13601DA4" w14:textId="77777777" w:rsidR="00173430" w:rsidRDefault="00410809">
      <w:pPr>
        <w:pBdr>
          <w:top w:val="nil"/>
          <w:left w:val="nil"/>
          <w:bottom w:val="nil"/>
          <w:right w:val="nil"/>
          <w:between w:val="nil"/>
        </w:pBdr>
        <w:ind w:left="965"/>
        <w:rPr>
          <w:color w:val="FF0000"/>
          <w:sz w:val="24"/>
          <w:szCs w:val="24"/>
        </w:rPr>
      </w:pPr>
      <w:r>
        <w:rPr>
          <w:color w:val="FF0000"/>
          <w:sz w:val="24"/>
          <w:szCs w:val="24"/>
        </w:rPr>
        <w:t>Program-4</w:t>
      </w:r>
    </w:p>
    <w:p w14:paraId="695DD4B2" w14:textId="77777777" w:rsidR="00173430" w:rsidRDefault="00173430">
      <w:pPr>
        <w:rPr>
          <w:color w:val="FF0000"/>
          <w:sz w:val="24"/>
          <w:szCs w:val="24"/>
        </w:rPr>
      </w:pPr>
    </w:p>
    <w:p w14:paraId="4FB5B2BD" w14:textId="77777777" w:rsidR="00173430" w:rsidRDefault="00410809">
      <w:pPr>
        <w:tabs>
          <w:tab w:val="left" w:pos="1038"/>
        </w:tabs>
        <w:rPr>
          <w:sz w:val="24"/>
          <w:szCs w:val="24"/>
        </w:rPr>
      </w:pPr>
      <w:r>
        <w:rPr>
          <w:color w:val="FF0000"/>
          <w:sz w:val="24"/>
          <w:szCs w:val="24"/>
        </w:rPr>
        <w:tab/>
      </w:r>
      <w:r>
        <w:rPr>
          <w:noProof/>
          <w:sz w:val="24"/>
          <w:szCs w:val="24"/>
        </w:rPr>
        <w:drawing>
          <wp:inline distT="0" distB="0" distL="0" distR="0" wp14:anchorId="71007A17" wp14:editId="3A58AE88">
            <wp:extent cx="3219465" cy="1570672"/>
            <wp:effectExtent l="0" t="0" r="0" b="0"/>
            <wp:docPr id="16"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7"/>
                    <a:srcRect/>
                    <a:stretch>
                      <a:fillRect/>
                    </a:stretch>
                  </pic:blipFill>
                  <pic:spPr>
                    <a:xfrm>
                      <a:off x="0" y="0"/>
                      <a:ext cx="3219465" cy="1570672"/>
                    </a:xfrm>
                    <a:prstGeom prst="rect">
                      <a:avLst/>
                    </a:prstGeom>
                    <a:ln/>
                  </pic:spPr>
                </pic:pic>
              </a:graphicData>
            </a:graphic>
          </wp:inline>
        </w:drawing>
      </w:r>
    </w:p>
    <w:p w14:paraId="0896E317" w14:textId="77777777" w:rsidR="00173430" w:rsidRDefault="00173430">
      <w:pPr>
        <w:pBdr>
          <w:top w:val="nil"/>
          <w:left w:val="nil"/>
          <w:bottom w:val="nil"/>
          <w:right w:val="nil"/>
          <w:between w:val="nil"/>
        </w:pBdr>
        <w:rPr>
          <w:color w:val="000000"/>
          <w:sz w:val="24"/>
          <w:szCs w:val="24"/>
        </w:rPr>
      </w:pPr>
    </w:p>
    <w:p w14:paraId="1F92A873" w14:textId="77777777" w:rsidR="00173430" w:rsidRDefault="00410809">
      <w:pPr>
        <w:pBdr>
          <w:top w:val="nil"/>
          <w:left w:val="nil"/>
          <w:bottom w:val="nil"/>
          <w:right w:val="nil"/>
          <w:between w:val="nil"/>
        </w:pBdr>
        <w:ind w:left="965"/>
        <w:rPr>
          <w:color w:val="000000"/>
          <w:sz w:val="24"/>
          <w:szCs w:val="24"/>
        </w:rPr>
      </w:pPr>
      <w:r>
        <w:rPr>
          <w:color w:val="FF0000"/>
          <w:sz w:val="24"/>
          <w:szCs w:val="24"/>
        </w:rPr>
        <w:t>Program-5</w:t>
      </w:r>
      <w:r>
        <w:rPr>
          <w:noProof/>
        </w:rPr>
        <w:drawing>
          <wp:anchor distT="0" distB="0" distL="0" distR="0" simplePos="0" relativeHeight="251665408" behindDoc="0" locked="0" layoutInCell="1" hidden="0" allowOverlap="1" wp14:anchorId="772C59B7" wp14:editId="7B7AB82A">
            <wp:simplePos x="0" y="0"/>
            <wp:positionH relativeFrom="column">
              <wp:posOffset>612775</wp:posOffset>
            </wp:positionH>
            <wp:positionV relativeFrom="paragraph">
              <wp:posOffset>180511</wp:posOffset>
            </wp:positionV>
            <wp:extent cx="3467258" cy="1653063"/>
            <wp:effectExtent l="0" t="0" r="0" b="0"/>
            <wp:wrapTopAndBottom distT="0" distB="0"/>
            <wp:docPr id="1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8"/>
                    <a:srcRect/>
                    <a:stretch>
                      <a:fillRect/>
                    </a:stretch>
                  </pic:blipFill>
                  <pic:spPr>
                    <a:xfrm>
                      <a:off x="0" y="0"/>
                      <a:ext cx="3467258" cy="1653063"/>
                    </a:xfrm>
                    <a:prstGeom prst="rect">
                      <a:avLst/>
                    </a:prstGeom>
                    <a:ln/>
                  </pic:spPr>
                </pic:pic>
              </a:graphicData>
            </a:graphic>
          </wp:anchor>
        </w:drawing>
      </w:r>
    </w:p>
    <w:p w14:paraId="5854F501" w14:textId="77777777" w:rsidR="00173430" w:rsidRDefault="00173430">
      <w:pPr>
        <w:pBdr>
          <w:top w:val="nil"/>
          <w:left w:val="nil"/>
          <w:bottom w:val="nil"/>
          <w:right w:val="nil"/>
          <w:between w:val="nil"/>
        </w:pBdr>
        <w:rPr>
          <w:color w:val="000000"/>
          <w:sz w:val="24"/>
          <w:szCs w:val="24"/>
        </w:rPr>
      </w:pPr>
    </w:p>
    <w:p w14:paraId="4E480E2A" w14:textId="77777777" w:rsidR="00173430" w:rsidRDefault="00173430">
      <w:pPr>
        <w:pBdr>
          <w:top w:val="nil"/>
          <w:left w:val="nil"/>
          <w:bottom w:val="nil"/>
          <w:right w:val="nil"/>
          <w:between w:val="nil"/>
        </w:pBdr>
        <w:spacing w:before="94"/>
        <w:rPr>
          <w:color w:val="000000"/>
          <w:sz w:val="24"/>
          <w:szCs w:val="24"/>
        </w:rPr>
      </w:pPr>
    </w:p>
    <w:p w14:paraId="3D544331" w14:textId="77777777" w:rsidR="00173430" w:rsidRDefault="00173430">
      <w:pPr>
        <w:pBdr>
          <w:top w:val="nil"/>
          <w:left w:val="nil"/>
          <w:bottom w:val="nil"/>
          <w:right w:val="nil"/>
          <w:between w:val="nil"/>
        </w:pBdr>
        <w:spacing w:before="94"/>
        <w:rPr>
          <w:color w:val="000000"/>
          <w:sz w:val="24"/>
          <w:szCs w:val="24"/>
        </w:rPr>
      </w:pPr>
    </w:p>
    <w:p w14:paraId="64A271C9" w14:textId="77777777" w:rsidR="00173430" w:rsidRDefault="00173430">
      <w:pPr>
        <w:pBdr>
          <w:top w:val="nil"/>
          <w:left w:val="nil"/>
          <w:bottom w:val="nil"/>
          <w:right w:val="nil"/>
          <w:between w:val="nil"/>
        </w:pBdr>
        <w:spacing w:before="94"/>
        <w:rPr>
          <w:color w:val="000000"/>
          <w:sz w:val="24"/>
          <w:szCs w:val="24"/>
        </w:rPr>
      </w:pPr>
    </w:p>
    <w:p w14:paraId="46F414B2" w14:textId="77777777" w:rsidR="00173430" w:rsidRDefault="00173430">
      <w:pPr>
        <w:pBdr>
          <w:top w:val="nil"/>
          <w:left w:val="nil"/>
          <w:bottom w:val="nil"/>
          <w:right w:val="nil"/>
          <w:between w:val="nil"/>
        </w:pBdr>
        <w:spacing w:before="94"/>
        <w:rPr>
          <w:color w:val="000000"/>
          <w:sz w:val="24"/>
          <w:szCs w:val="24"/>
        </w:rPr>
      </w:pPr>
    </w:p>
    <w:p w14:paraId="1CCAC0FD" w14:textId="77777777" w:rsidR="00173430" w:rsidRDefault="00173430">
      <w:pPr>
        <w:pBdr>
          <w:top w:val="nil"/>
          <w:left w:val="nil"/>
          <w:bottom w:val="nil"/>
          <w:right w:val="nil"/>
          <w:between w:val="nil"/>
        </w:pBdr>
        <w:spacing w:before="94"/>
        <w:rPr>
          <w:color w:val="000000"/>
          <w:sz w:val="24"/>
          <w:szCs w:val="24"/>
        </w:rPr>
      </w:pPr>
    </w:p>
    <w:p w14:paraId="295A78F6" w14:textId="77777777" w:rsidR="00173430" w:rsidRDefault="00410809">
      <w:pPr>
        <w:pBdr>
          <w:top w:val="nil"/>
          <w:left w:val="nil"/>
          <w:bottom w:val="nil"/>
          <w:right w:val="nil"/>
          <w:between w:val="nil"/>
        </w:pBdr>
        <w:tabs>
          <w:tab w:val="left" w:pos="720"/>
          <w:tab w:val="left" w:pos="722"/>
        </w:tabs>
        <w:ind w:left="722" w:right="140"/>
        <w:rPr>
          <w:b/>
          <w:bCs/>
          <w:color w:val="000000"/>
          <w:sz w:val="24"/>
          <w:szCs w:val="24"/>
        </w:rPr>
      </w:pPr>
      <w:r>
        <w:rPr>
          <w:b/>
          <w:bCs/>
          <w:color w:val="000000"/>
          <w:sz w:val="24"/>
          <w:szCs w:val="24"/>
        </w:rPr>
        <w:t xml:space="preserve">2. Apply the following </w:t>
      </w:r>
      <w:proofErr w:type="gramStart"/>
      <w:r>
        <w:rPr>
          <w:b/>
          <w:bCs/>
          <w:color w:val="000000"/>
          <w:sz w:val="24"/>
          <w:szCs w:val="24"/>
        </w:rPr>
        <w:t>Pre-processing</w:t>
      </w:r>
      <w:proofErr w:type="gramEnd"/>
      <w:r>
        <w:rPr>
          <w:b/>
          <w:bCs/>
          <w:color w:val="000000"/>
          <w:sz w:val="24"/>
          <w:szCs w:val="24"/>
        </w:rPr>
        <w:t xml:space="preserve"> techniques for a given dataset:</w:t>
      </w:r>
    </w:p>
    <w:p w14:paraId="0EDF410C" w14:textId="77777777" w:rsidR="00173430" w:rsidRDefault="00410809">
      <w:pPr>
        <w:pBdr>
          <w:top w:val="nil"/>
          <w:left w:val="nil"/>
          <w:bottom w:val="nil"/>
          <w:right w:val="nil"/>
          <w:between w:val="nil"/>
        </w:pBdr>
        <w:tabs>
          <w:tab w:val="left" w:pos="720"/>
          <w:tab w:val="left" w:pos="722"/>
        </w:tabs>
        <w:ind w:left="722" w:right="140"/>
        <w:rPr>
          <w:b/>
          <w:bCs/>
          <w:color w:val="000000"/>
          <w:sz w:val="24"/>
          <w:szCs w:val="24"/>
        </w:rPr>
      </w:pPr>
      <w:r>
        <w:rPr>
          <w:b/>
          <w:bCs/>
          <w:color w:val="000000"/>
          <w:sz w:val="24"/>
          <w:szCs w:val="24"/>
        </w:rPr>
        <w:t xml:space="preserve">  a. Attribute selection</w:t>
      </w:r>
    </w:p>
    <w:p w14:paraId="25CF2E5F" w14:textId="77777777" w:rsidR="00173430" w:rsidRDefault="00410809">
      <w:pPr>
        <w:pBdr>
          <w:top w:val="nil"/>
          <w:left w:val="nil"/>
          <w:bottom w:val="nil"/>
          <w:right w:val="nil"/>
          <w:between w:val="nil"/>
        </w:pBdr>
        <w:tabs>
          <w:tab w:val="left" w:pos="720"/>
          <w:tab w:val="left" w:pos="722"/>
        </w:tabs>
        <w:ind w:left="722" w:right="140"/>
        <w:rPr>
          <w:b/>
          <w:bCs/>
          <w:color w:val="000000"/>
          <w:sz w:val="24"/>
          <w:szCs w:val="24"/>
        </w:rPr>
      </w:pPr>
      <w:r>
        <w:rPr>
          <w:b/>
          <w:bCs/>
          <w:color w:val="000000"/>
          <w:sz w:val="24"/>
          <w:szCs w:val="24"/>
        </w:rPr>
        <w:t xml:space="preserve">    b. Handling Missing Values </w:t>
      </w:r>
    </w:p>
    <w:p w14:paraId="1832B128" w14:textId="77777777" w:rsidR="00173430" w:rsidRDefault="00410809">
      <w:pPr>
        <w:tabs>
          <w:tab w:val="left" w:pos="720"/>
          <w:tab w:val="left" w:pos="722"/>
        </w:tabs>
        <w:ind w:right="140"/>
        <w:rPr>
          <w:b/>
          <w:bCs/>
          <w:sz w:val="24"/>
          <w:szCs w:val="24"/>
        </w:rPr>
      </w:pPr>
      <w:r>
        <w:rPr>
          <w:b/>
          <w:bCs/>
          <w:sz w:val="24"/>
          <w:szCs w:val="24"/>
        </w:rPr>
        <w:tab/>
      </w:r>
      <w:r>
        <w:rPr>
          <w:b/>
          <w:bCs/>
          <w:sz w:val="24"/>
          <w:szCs w:val="24"/>
        </w:rPr>
        <w:tab/>
        <w:t xml:space="preserve">    c. Discretization</w:t>
      </w:r>
    </w:p>
    <w:p w14:paraId="6BC2F94F" w14:textId="77777777" w:rsidR="00173430" w:rsidRDefault="00410809">
      <w:pPr>
        <w:pBdr>
          <w:top w:val="nil"/>
          <w:left w:val="nil"/>
          <w:bottom w:val="nil"/>
          <w:right w:val="nil"/>
          <w:between w:val="nil"/>
        </w:pBdr>
        <w:tabs>
          <w:tab w:val="left" w:pos="720"/>
          <w:tab w:val="left" w:pos="722"/>
        </w:tabs>
        <w:ind w:left="722" w:right="140"/>
        <w:rPr>
          <w:b/>
          <w:bCs/>
          <w:color w:val="000000"/>
          <w:sz w:val="24"/>
          <w:szCs w:val="24"/>
        </w:rPr>
      </w:pPr>
      <w:r>
        <w:rPr>
          <w:b/>
          <w:bCs/>
          <w:color w:val="000000"/>
          <w:sz w:val="24"/>
          <w:szCs w:val="24"/>
        </w:rPr>
        <w:lastRenderedPageBreak/>
        <w:t xml:space="preserve">    d. Elimination of Outliers</w:t>
      </w:r>
    </w:p>
    <w:p w14:paraId="31E34B3A" w14:textId="77777777" w:rsidR="00173430" w:rsidRDefault="00173430">
      <w:pPr>
        <w:pBdr>
          <w:top w:val="nil"/>
          <w:left w:val="nil"/>
          <w:bottom w:val="nil"/>
          <w:right w:val="nil"/>
          <w:between w:val="nil"/>
        </w:pBdr>
        <w:tabs>
          <w:tab w:val="left" w:pos="720"/>
          <w:tab w:val="left" w:pos="722"/>
        </w:tabs>
        <w:ind w:left="722" w:right="140"/>
        <w:rPr>
          <w:b/>
          <w:bCs/>
          <w:color w:val="000000"/>
          <w:sz w:val="24"/>
          <w:szCs w:val="24"/>
        </w:rPr>
      </w:pPr>
    </w:p>
    <w:p w14:paraId="77C9CFE7" w14:textId="77777777" w:rsidR="00173430" w:rsidRDefault="00410809">
      <w:pPr>
        <w:pBdr>
          <w:top w:val="nil"/>
          <w:left w:val="nil"/>
          <w:bottom w:val="nil"/>
          <w:right w:val="nil"/>
          <w:between w:val="nil"/>
        </w:pBdr>
        <w:tabs>
          <w:tab w:val="left" w:pos="720"/>
          <w:tab w:val="left" w:pos="722"/>
        </w:tabs>
        <w:ind w:left="722" w:right="140" w:hanging="361"/>
        <w:rPr>
          <w:b/>
          <w:bCs/>
          <w:color w:val="000000"/>
          <w:sz w:val="24"/>
          <w:szCs w:val="24"/>
        </w:rPr>
      </w:pPr>
      <w:r>
        <w:rPr>
          <w:b/>
          <w:bCs/>
          <w:color w:val="000000"/>
          <w:sz w:val="24"/>
          <w:szCs w:val="24"/>
        </w:rPr>
        <w:t>Attribute Selection</w:t>
      </w:r>
    </w:p>
    <w:p w14:paraId="1439B6F9" w14:textId="77777777" w:rsidR="00173430" w:rsidRDefault="00410809">
      <w:pPr>
        <w:pBdr>
          <w:top w:val="nil"/>
          <w:left w:val="nil"/>
          <w:bottom w:val="nil"/>
          <w:right w:val="nil"/>
          <w:between w:val="nil"/>
        </w:pBdr>
        <w:spacing w:before="1" w:line="232" w:lineRule="auto"/>
        <w:ind w:left="709" w:right="402"/>
        <w:rPr>
          <w:color w:val="000000"/>
          <w:sz w:val="24"/>
          <w:szCs w:val="24"/>
        </w:rPr>
      </w:pPr>
      <w:r>
        <w:rPr>
          <w:color w:val="000000"/>
          <w:sz w:val="24"/>
          <w:szCs w:val="24"/>
        </w:rPr>
        <w:t xml:space="preserve">1. Load the dataset: Load the dataset into a suitable data structure, such as a Pandas </w:t>
      </w:r>
      <w:proofErr w:type="spellStart"/>
      <w:r>
        <w:rPr>
          <w:color w:val="000000"/>
          <w:sz w:val="24"/>
          <w:szCs w:val="24"/>
        </w:rPr>
        <w:t>DataFrame</w:t>
      </w:r>
      <w:proofErr w:type="spellEnd"/>
      <w:r>
        <w:rPr>
          <w:color w:val="000000"/>
          <w:sz w:val="24"/>
          <w:szCs w:val="24"/>
        </w:rPr>
        <w:t xml:space="preserve"> in Python.</w:t>
      </w:r>
    </w:p>
    <w:p w14:paraId="052D3139" w14:textId="77777777" w:rsidR="00173430" w:rsidRDefault="00410809">
      <w:pPr>
        <w:pBdr>
          <w:top w:val="nil"/>
          <w:left w:val="nil"/>
          <w:bottom w:val="nil"/>
          <w:right w:val="nil"/>
          <w:between w:val="nil"/>
        </w:pBdr>
        <w:spacing w:before="1" w:line="232" w:lineRule="auto"/>
        <w:ind w:left="709" w:right="402"/>
        <w:rPr>
          <w:color w:val="000000"/>
          <w:sz w:val="24"/>
          <w:szCs w:val="24"/>
        </w:rPr>
      </w:pPr>
      <w:r>
        <w:rPr>
          <w:color w:val="000000"/>
          <w:sz w:val="24"/>
          <w:szCs w:val="24"/>
        </w:rPr>
        <w:t>2. Identify relevant attributes: Identify the attributes that are relevant to the problem you're trying to solve. This can be done using techniques such as correlation analysis, mutual information, or recursive feature elimination.</w:t>
      </w:r>
    </w:p>
    <w:p w14:paraId="31C6051D" w14:textId="77777777" w:rsidR="00173430" w:rsidRDefault="00410809">
      <w:pPr>
        <w:pBdr>
          <w:top w:val="nil"/>
          <w:left w:val="nil"/>
          <w:bottom w:val="nil"/>
          <w:right w:val="nil"/>
          <w:between w:val="nil"/>
        </w:pBdr>
        <w:spacing w:before="1" w:line="232" w:lineRule="auto"/>
        <w:ind w:left="709" w:right="402"/>
        <w:rPr>
          <w:color w:val="000000"/>
          <w:sz w:val="24"/>
          <w:szCs w:val="24"/>
        </w:rPr>
      </w:pPr>
      <w:r>
        <w:rPr>
          <w:color w:val="000000"/>
          <w:sz w:val="24"/>
          <w:szCs w:val="24"/>
        </w:rPr>
        <w:t>3. Remove irrelevant attributes: Remove the attributes that are not relevant to the problem.</w:t>
      </w:r>
    </w:p>
    <w:p w14:paraId="14BF0639" w14:textId="77777777" w:rsidR="00173430" w:rsidRDefault="00173430">
      <w:pPr>
        <w:pBdr>
          <w:top w:val="nil"/>
          <w:left w:val="nil"/>
          <w:bottom w:val="nil"/>
          <w:right w:val="nil"/>
          <w:between w:val="nil"/>
        </w:pBdr>
        <w:spacing w:before="1" w:line="232" w:lineRule="auto"/>
        <w:ind w:left="709" w:right="402"/>
        <w:rPr>
          <w:color w:val="000000"/>
          <w:sz w:val="24"/>
          <w:szCs w:val="24"/>
        </w:rPr>
      </w:pPr>
    </w:p>
    <w:p w14:paraId="7F5E86A1" w14:textId="77777777" w:rsidR="00173430" w:rsidRDefault="00410809">
      <w:pPr>
        <w:pBdr>
          <w:top w:val="nil"/>
          <w:left w:val="nil"/>
          <w:bottom w:val="nil"/>
          <w:right w:val="nil"/>
          <w:between w:val="nil"/>
        </w:pBdr>
        <w:tabs>
          <w:tab w:val="left" w:pos="720"/>
          <w:tab w:val="left" w:pos="722"/>
        </w:tabs>
        <w:ind w:left="722" w:right="140" w:hanging="361"/>
        <w:rPr>
          <w:b/>
          <w:bCs/>
          <w:color w:val="000000"/>
          <w:sz w:val="24"/>
          <w:szCs w:val="24"/>
        </w:rPr>
      </w:pPr>
      <w:r>
        <w:rPr>
          <w:b/>
          <w:bCs/>
          <w:color w:val="000000"/>
          <w:sz w:val="24"/>
          <w:szCs w:val="24"/>
        </w:rPr>
        <w:t>Handling Missing Values</w:t>
      </w:r>
    </w:p>
    <w:p w14:paraId="685FCB18" w14:textId="77777777" w:rsidR="00173430" w:rsidRDefault="00410809">
      <w:pPr>
        <w:pBdr>
          <w:top w:val="nil"/>
          <w:left w:val="nil"/>
          <w:bottom w:val="nil"/>
          <w:right w:val="nil"/>
          <w:between w:val="nil"/>
        </w:pBdr>
        <w:spacing w:before="1" w:line="232" w:lineRule="auto"/>
        <w:ind w:left="965" w:right="402" w:firstLine="360"/>
        <w:rPr>
          <w:color w:val="000000"/>
          <w:sz w:val="24"/>
          <w:szCs w:val="24"/>
        </w:rPr>
      </w:pPr>
      <w:r>
        <w:rPr>
          <w:b/>
          <w:bCs/>
          <w:color w:val="000000"/>
          <w:sz w:val="24"/>
          <w:szCs w:val="24"/>
        </w:rPr>
        <w:t>1</w:t>
      </w:r>
      <w:r>
        <w:rPr>
          <w:color w:val="000000"/>
          <w:sz w:val="24"/>
          <w:szCs w:val="24"/>
        </w:rPr>
        <w:t>. Detect missing values: Use a library like Pandas in Python to detect missing values in the dataset.</w:t>
      </w:r>
    </w:p>
    <w:p w14:paraId="3DFF3441" w14:textId="77777777" w:rsidR="00173430" w:rsidRDefault="00410809">
      <w:pPr>
        <w:pBdr>
          <w:top w:val="nil"/>
          <w:left w:val="nil"/>
          <w:bottom w:val="nil"/>
          <w:right w:val="nil"/>
          <w:between w:val="nil"/>
        </w:pBdr>
        <w:spacing w:before="1" w:line="232" w:lineRule="auto"/>
        <w:ind w:left="965" w:right="402" w:firstLine="360"/>
        <w:rPr>
          <w:color w:val="000000"/>
          <w:sz w:val="24"/>
          <w:szCs w:val="24"/>
        </w:rPr>
      </w:pPr>
      <w:r>
        <w:rPr>
          <w:color w:val="000000"/>
          <w:sz w:val="24"/>
          <w:szCs w:val="24"/>
        </w:rPr>
        <w:t>2. Choose a strategy: Choose a strategy for handling missing values, such as:</w:t>
      </w:r>
    </w:p>
    <w:p w14:paraId="028487F8" w14:textId="77777777" w:rsidR="00173430" w:rsidRDefault="00410809">
      <w:pPr>
        <w:pBdr>
          <w:top w:val="nil"/>
          <w:left w:val="nil"/>
          <w:bottom w:val="nil"/>
          <w:right w:val="nil"/>
          <w:between w:val="nil"/>
        </w:pBdr>
        <w:spacing w:before="1" w:line="232" w:lineRule="auto"/>
        <w:ind w:left="965" w:right="402" w:firstLine="360"/>
        <w:rPr>
          <w:color w:val="000000"/>
          <w:sz w:val="24"/>
          <w:szCs w:val="24"/>
        </w:rPr>
      </w:pPr>
      <w:r>
        <w:rPr>
          <w:color w:val="000000"/>
          <w:sz w:val="24"/>
          <w:szCs w:val="24"/>
        </w:rPr>
        <w:t xml:space="preserve">    - Mean/Median/Mode imputation: Replace missing values with the mean, median, or mode of the attribute.</w:t>
      </w:r>
    </w:p>
    <w:p w14:paraId="3160ED37" w14:textId="77777777" w:rsidR="00173430" w:rsidRDefault="00410809">
      <w:pPr>
        <w:pBdr>
          <w:top w:val="nil"/>
          <w:left w:val="nil"/>
          <w:bottom w:val="nil"/>
          <w:right w:val="nil"/>
          <w:between w:val="nil"/>
        </w:pBdr>
        <w:spacing w:before="1" w:line="232" w:lineRule="auto"/>
        <w:ind w:left="965" w:right="402" w:firstLine="360"/>
        <w:rPr>
          <w:color w:val="000000"/>
          <w:sz w:val="24"/>
          <w:szCs w:val="24"/>
        </w:rPr>
      </w:pPr>
      <w:r>
        <w:rPr>
          <w:color w:val="000000"/>
          <w:sz w:val="24"/>
          <w:szCs w:val="24"/>
        </w:rPr>
        <w:t xml:space="preserve">    - Regression imputation: Use regression to predict the missing values.</w:t>
      </w:r>
    </w:p>
    <w:p w14:paraId="6E7932B1" w14:textId="77777777" w:rsidR="00173430" w:rsidRDefault="00410809">
      <w:pPr>
        <w:pBdr>
          <w:top w:val="nil"/>
          <w:left w:val="nil"/>
          <w:bottom w:val="nil"/>
          <w:right w:val="nil"/>
          <w:between w:val="nil"/>
        </w:pBdr>
        <w:spacing w:before="1" w:line="232" w:lineRule="auto"/>
        <w:ind w:left="965" w:right="402" w:firstLine="360"/>
        <w:rPr>
          <w:color w:val="000000"/>
          <w:sz w:val="24"/>
          <w:szCs w:val="24"/>
        </w:rPr>
      </w:pPr>
      <w:r>
        <w:rPr>
          <w:color w:val="000000"/>
          <w:sz w:val="24"/>
          <w:szCs w:val="24"/>
        </w:rPr>
        <w:t xml:space="preserve">    - Listwise deletion: Remove rows with missing values.</w:t>
      </w:r>
    </w:p>
    <w:p w14:paraId="3A9AADBB" w14:textId="77777777" w:rsidR="00173430" w:rsidRDefault="00410809">
      <w:pPr>
        <w:pBdr>
          <w:top w:val="nil"/>
          <w:left w:val="nil"/>
          <w:bottom w:val="nil"/>
          <w:right w:val="nil"/>
          <w:between w:val="nil"/>
        </w:pBdr>
        <w:spacing w:before="1" w:line="232" w:lineRule="auto"/>
        <w:ind w:left="965" w:right="402" w:firstLine="360"/>
        <w:rPr>
          <w:color w:val="000000"/>
          <w:sz w:val="24"/>
          <w:szCs w:val="24"/>
        </w:rPr>
      </w:pPr>
      <w:r>
        <w:rPr>
          <w:color w:val="000000"/>
          <w:sz w:val="24"/>
          <w:szCs w:val="24"/>
        </w:rPr>
        <w:t>3. Implement the strategy: Implement the chosen strategy to handle missing values.</w:t>
      </w:r>
    </w:p>
    <w:p w14:paraId="5B07BB78" w14:textId="77777777" w:rsidR="00173430" w:rsidRDefault="00173430">
      <w:pPr>
        <w:pBdr>
          <w:top w:val="nil"/>
          <w:left w:val="nil"/>
          <w:bottom w:val="nil"/>
          <w:right w:val="nil"/>
          <w:between w:val="nil"/>
        </w:pBdr>
        <w:spacing w:before="1" w:line="232" w:lineRule="auto"/>
        <w:ind w:left="965" w:right="402" w:firstLine="360"/>
        <w:rPr>
          <w:color w:val="000000"/>
          <w:sz w:val="24"/>
          <w:szCs w:val="24"/>
        </w:rPr>
      </w:pPr>
    </w:p>
    <w:p w14:paraId="52AFD0F2" w14:textId="77777777" w:rsidR="00173430" w:rsidRDefault="00410809">
      <w:pPr>
        <w:pBdr>
          <w:top w:val="nil"/>
          <w:left w:val="nil"/>
          <w:bottom w:val="nil"/>
          <w:right w:val="nil"/>
          <w:between w:val="nil"/>
        </w:pBdr>
        <w:tabs>
          <w:tab w:val="left" w:pos="720"/>
          <w:tab w:val="left" w:pos="722"/>
        </w:tabs>
        <w:ind w:left="722" w:right="140" w:hanging="361"/>
        <w:rPr>
          <w:b/>
          <w:bCs/>
          <w:color w:val="000000"/>
          <w:sz w:val="24"/>
          <w:szCs w:val="24"/>
        </w:rPr>
      </w:pPr>
      <w:r>
        <w:rPr>
          <w:b/>
          <w:bCs/>
          <w:color w:val="000000"/>
          <w:sz w:val="24"/>
          <w:szCs w:val="24"/>
        </w:rPr>
        <w:t>Discretization</w:t>
      </w:r>
    </w:p>
    <w:p w14:paraId="3DEFB266" w14:textId="77777777" w:rsidR="00173430" w:rsidRDefault="00410809">
      <w:pPr>
        <w:pBdr>
          <w:top w:val="nil"/>
          <w:left w:val="nil"/>
          <w:bottom w:val="nil"/>
          <w:right w:val="nil"/>
          <w:between w:val="nil"/>
        </w:pBdr>
        <w:tabs>
          <w:tab w:val="left" w:pos="720"/>
          <w:tab w:val="left" w:pos="722"/>
        </w:tabs>
        <w:ind w:left="722" w:right="140" w:hanging="361"/>
        <w:rPr>
          <w:color w:val="000000"/>
          <w:sz w:val="24"/>
          <w:szCs w:val="24"/>
        </w:rPr>
      </w:pPr>
      <w:r>
        <w:rPr>
          <w:b/>
          <w:bCs/>
          <w:color w:val="000000"/>
          <w:sz w:val="24"/>
          <w:szCs w:val="24"/>
        </w:rPr>
        <w:t xml:space="preserve">1. Choose a discretization method: </w:t>
      </w:r>
      <w:r>
        <w:rPr>
          <w:color w:val="000000"/>
          <w:sz w:val="24"/>
          <w:szCs w:val="24"/>
        </w:rPr>
        <w:t>Choose a discretization method, such as:</w:t>
      </w:r>
    </w:p>
    <w:p w14:paraId="2F9BCEC5" w14:textId="77777777" w:rsidR="00173430" w:rsidRDefault="00410809">
      <w:pPr>
        <w:pBdr>
          <w:top w:val="nil"/>
          <w:left w:val="nil"/>
          <w:bottom w:val="nil"/>
          <w:right w:val="nil"/>
          <w:between w:val="nil"/>
        </w:pBdr>
        <w:tabs>
          <w:tab w:val="left" w:pos="720"/>
          <w:tab w:val="left" w:pos="722"/>
        </w:tabs>
        <w:ind w:left="722" w:right="140" w:hanging="361"/>
        <w:rPr>
          <w:color w:val="000000"/>
          <w:sz w:val="24"/>
          <w:szCs w:val="24"/>
        </w:rPr>
      </w:pPr>
      <w:r>
        <w:rPr>
          <w:color w:val="000000"/>
          <w:sz w:val="24"/>
          <w:szCs w:val="24"/>
        </w:rPr>
        <w:t xml:space="preserve">    - Equal-width binning: Divide the attribute into equal-width bins.</w:t>
      </w:r>
    </w:p>
    <w:p w14:paraId="07581BA2" w14:textId="77777777" w:rsidR="00173430" w:rsidRDefault="00410809">
      <w:pPr>
        <w:pBdr>
          <w:top w:val="nil"/>
          <w:left w:val="nil"/>
          <w:bottom w:val="nil"/>
          <w:right w:val="nil"/>
          <w:between w:val="nil"/>
        </w:pBdr>
        <w:tabs>
          <w:tab w:val="left" w:pos="720"/>
          <w:tab w:val="left" w:pos="722"/>
        </w:tabs>
        <w:ind w:left="722" w:right="140" w:hanging="361"/>
        <w:rPr>
          <w:color w:val="000000"/>
          <w:sz w:val="24"/>
          <w:szCs w:val="24"/>
        </w:rPr>
      </w:pPr>
      <w:r>
        <w:rPr>
          <w:color w:val="000000"/>
          <w:sz w:val="24"/>
          <w:szCs w:val="24"/>
        </w:rPr>
        <w:t xml:space="preserve">    - Equal-frequency binning: Divide the attribute into bins with equal frequency.</w:t>
      </w:r>
    </w:p>
    <w:p w14:paraId="5A28D4F1" w14:textId="77777777" w:rsidR="00173430" w:rsidRDefault="00410809">
      <w:pPr>
        <w:pBdr>
          <w:top w:val="nil"/>
          <w:left w:val="nil"/>
          <w:bottom w:val="nil"/>
          <w:right w:val="nil"/>
          <w:between w:val="nil"/>
        </w:pBdr>
        <w:tabs>
          <w:tab w:val="left" w:pos="720"/>
          <w:tab w:val="left" w:pos="722"/>
        </w:tabs>
        <w:ind w:left="722" w:right="140" w:hanging="361"/>
        <w:rPr>
          <w:color w:val="000000"/>
          <w:sz w:val="24"/>
          <w:szCs w:val="24"/>
        </w:rPr>
      </w:pPr>
      <w:r>
        <w:rPr>
          <w:color w:val="000000"/>
          <w:sz w:val="24"/>
          <w:szCs w:val="24"/>
        </w:rPr>
        <w:t xml:space="preserve">    - Entropy-based discretization: Use entropy to determine the optimal binning.</w:t>
      </w:r>
    </w:p>
    <w:p w14:paraId="6B7DF924" w14:textId="77777777" w:rsidR="00173430" w:rsidRDefault="00410809">
      <w:pPr>
        <w:pBdr>
          <w:top w:val="nil"/>
          <w:left w:val="nil"/>
          <w:bottom w:val="nil"/>
          <w:right w:val="nil"/>
          <w:between w:val="nil"/>
        </w:pBdr>
        <w:tabs>
          <w:tab w:val="left" w:pos="720"/>
          <w:tab w:val="left" w:pos="722"/>
        </w:tabs>
        <w:ind w:left="722" w:right="140" w:hanging="361"/>
        <w:rPr>
          <w:color w:val="000000"/>
          <w:sz w:val="24"/>
          <w:szCs w:val="24"/>
        </w:rPr>
      </w:pPr>
      <w:r>
        <w:rPr>
          <w:b/>
          <w:bCs/>
          <w:color w:val="000000"/>
          <w:sz w:val="24"/>
          <w:szCs w:val="24"/>
        </w:rPr>
        <w:t xml:space="preserve">2. Discretize the attribute: </w:t>
      </w:r>
      <w:r>
        <w:rPr>
          <w:color w:val="000000"/>
          <w:sz w:val="24"/>
          <w:szCs w:val="24"/>
        </w:rPr>
        <w:t>Discretize the chosen attribute using the selected method.</w:t>
      </w:r>
    </w:p>
    <w:p w14:paraId="5ACBC0E1" w14:textId="77777777" w:rsidR="00173430" w:rsidRDefault="00173430">
      <w:pPr>
        <w:pBdr>
          <w:top w:val="nil"/>
          <w:left w:val="nil"/>
          <w:bottom w:val="nil"/>
          <w:right w:val="nil"/>
          <w:between w:val="nil"/>
        </w:pBdr>
        <w:tabs>
          <w:tab w:val="left" w:pos="720"/>
          <w:tab w:val="left" w:pos="722"/>
        </w:tabs>
        <w:ind w:left="722" w:right="140" w:hanging="361"/>
        <w:rPr>
          <w:color w:val="000000"/>
          <w:sz w:val="24"/>
          <w:szCs w:val="24"/>
        </w:rPr>
      </w:pPr>
    </w:p>
    <w:p w14:paraId="55B359AB" w14:textId="77777777" w:rsidR="00173430" w:rsidRDefault="00410809">
      <w:pPr>
        <w:pBdr>
          <w:top w:val="nil"/>
          <w:left w:val="nil"/>
          <w:bottom w:val="nil"/>
          <w:right w:val="nil"/>
          <w:between w:val="nil"/>
        </w:pBdr>
        <w:tabs>
          <w:tab w:val="left" w:pos="720"/>
          <w:tab w:val="left" w:pos="722"/>
        </w:tabs>
        <w:ind w:left="722" w:right="140" w:hanging="361"/>
        <w:rPr>
          <w:b/>
          <w:bCs/>
          <w:color w:val="000000"/>
          <w:sz w:val="24"/>
          <w:szCs w:val="24"/>
        </w:rPr>
      </w:pPr>
      <w:r>
        <w:rPr>
          <w:b/>
          <w:bCs/>
          <w:color w:val="000000"/>
          <w:sz w:val="24"/>
          <w:szCs w:val="24"/>
        </w:rPr>
        <w:t>Elimination of Outliers</w:t>
      </w:r>
    </w:p>
    <w:p w14:paraId="5C83DE78" w14:textId="77777777" w:rsidR="00173430" w:rsidRDefault="00410809">
      <w:pPr>
        <w:pBdr>
          <w:top w:val="nil"/>
          <w:left w:val="nil"/>
          <w:bottom w:val="nil"/>
          <w:right w:val="nil"/>
          <w:between w:val="nil"/>
        </w:pBdr>
        <w:tabs>
          <w:tab w:val="left" w:pos="720"/>
          <w:tab w:val="left" w:pos="722"/>
        </w:tabs>
        <w:ind w:left="722" w:right="140" w:hanging="361"/>
        <w:rPr>
          <w:b/>
          <w:bCs/>
          <w:color w:val="000000"/>
          <w:sz w:val="24"/>
          <w:szCs w:val="24"/>
        </w:rPr>
      </w:pPr>
      <w:r>
        <w:rPr>
          <w:b/>
          <w:bCs/>
          <w:color w:val="000000"/>
          <w:sz w:val="24"/>
          <w:szCs w:val="24"/>
        </w:rPr>
        <w:t xml:space="preserve">1. Detect outliers: </w:t>
      </w:r>
      <w:r>
        <w:rPr>
          <w:color w:val="000000"/>
          <w:sz w:val="24"/>
          <w:szCs w:val="24"/>
        </w:rPr>
        <w:t xml:space="preserve">Use a library like </w:t>
      </w:r>
      <w:proofErr w:type="spellStart"/>
      <w:r>
        <w:rPr>
          <w:color w:val="000000"/>
          <w:sz w:val="24"/>
          <w:szCs w:val="24"/>
        </w:rPr>
        <w:t>Scipy</w:t>
      </w:r>
      <w:proofErr w:type="spellEnd"/>
      <w:r>
        <w:rPr>
          <w:color w:val="000000"/>
          <w:sz w:val="24"/>
          <w:szCs w:val="24"/>
        </w:rPr>
        <w:t xml:space="preserve"> in Python to detect outliers in the dataset.</w:t>
      </w:r>
    </w:p>
    <w:p w14:paraId="49FA8A45" w14:textId="77777777" w:rsidR="00173430" w:rsidRDefault="00410809">
      <w:pPr>
        <w:pBdr>
          <w:top w:val="nil"/>
          <w:left w:val="nil"/>
          <w:bottom w:val="nil"/>
          <w:right w:val="nil"/>
          <w:between w:val="nil"/>
        </w:pBdr>
        <w:tabs>
          <w:tab w:val="left" w:pos="720"/>
          <w:tab w:val="left" w:pos="722"/>
        </w:tabs>
        <w:ind w:left="722" w:right="140" w:hanging="361"/>
        <w:rPr>
          <w:color w:val="000000"/>
          <w:sz w:val="24"/>
          <w:szCs w:val="24"/>
        </w:rPr>
      </w:pPr>
      <w:r>
        <w:rPr>
          <w:b/>
          <w:bCs/>
          <w:color w:val="000000"/>
          <w:sz w:val="24"/>
          <w:szCs w:val="24"/>
        </w:rPr>
        <w:t xml:space="preserve">2. Choose a strategy: </w:t>
      </w:r>
      <w:r>
        <w:rPr>
          <w:color w:val="000000"/>
          <w:sz w:val="24"/>
          <w:szCs w:val="24"/>
        </w:rPr>
        <w:t>Choose a strategy for handling outliers, such as:</w:t>
      </w:r>
    </w:p>
    <w:p w14:paraId="2B974964" w14:textId="77777777" w:rsidR="00173430" w:rsidRDefault="00410809">
      <w:pPr>
        <w:pBdr>
          <w:top w:val="nil"/>
          <w:left w:val="nil"/>
          <w:bottom w:val="nil"/>
          <w:right w:val="nil"/>
          <w:between w:val="nil"/>
        </w:pBdr>
        <w:tabs>
          <w:tab w:val="left" w:pos="720"/>
          <w:tab w:val="left" w:pos="722"/>
        </w:tabs>
        <w:ind w:left="722" w:right="140" w:hanging="361"/>
        <w:rPr>
          <w:color w:val="000000"/>
          <w:sz w:val="24"/>
          <w:szCs w:val="24"/>
        </w:rPr>
      </w:pPr>
      <w:r>
        <w:rPr>
          <w:color w:val="000000"/>
          <w:sz w:val="24"/>
          <w:szCs w:val="24"/>
        </w:rPr>
        <w:t xml:space="preserve">    - </w:t>
      </w:r>
      <w:proofErr w:type="spellStart"/>
      <w:r>
        <w:rPr>
          <w:color w:val="000000"/>
          <w:sz w:val="24"/>
          <w:szCs w:val="24"/>
        </w:rPr>
        <w:t>Winsorization</w:t>
      </w:r>
      <w:proofErr w:type="spellEnd"/>
      <w:r>
        <w:rPr>
          <w:color w:val="000000"/>
          <w:sz w:val="24"/>
          <w:szCs w:val="24"/>
        </w:rPr>
        <w:t>: Replace outliers with a value closer to the median.</w:t>
      </w:r>
    </w:p>
    <w:p w14:paraId="65E75060" w14:textId="77777777" w:rsidR="00173430" w:rsidRDefault="00410809">
      <w:pPr>
        <w:pBdr>
          <w:top w:val="nil"/>
          <w:left w:val="nil"/>
          <w:bottom w:val="nil"/>
          <w:right w:val="nil"/>
          <w:between w:val="nil"/>
        </w:pBdr>
        <w:tabs>
          <w:tab w:val="left" w:pos="720"/>
          <w:tab w:val="left" w:pos="722"/>
        </w:tabs>
        <w:ind w:left="722" w:right="140" w:hanging="361"/>
        <w:rPr>
          <w:color w:val="000000"/>
          <w:sz w:val="24"/>
          <w:szCs w:val="24"/>
        </w:rPr>
      </w:pPr>
      <w:r>
        <w:rPr>
          <w:color w:val="000000"/>
          <w:sz w:val="24"/>
          <w:szCs w:val="24"/>
        </w:rPr>
        <w:t xml:space="preserve">    - Truncation: Remove outliers from the dataset.</w:t>
      </w:r>
    </w:p>
    <w:p w14:paraId="760364EA" w14:textId="77777777" w:rsidR="00173430" w:rsidRDefault="00410809">
      <w:pPr>
        <w:pBdr>
          <w:top w:val="nil"/>
          <w:left w:val="nil"/>
          <w:bottom w:val="nil"/>
          <w:right w:val="nil"/>
          <w:between w:val="nil"/>
        </w:pBdr>
        <w:tabs>
          <w:tab w:val="left" w:pos="720"/>
          <w:tab w:val="left" w:pos="722"/>
        </w:tabs>
        <w:ind w:left="722" w:right="140" w:hanging="361"/>
        <w:rPr>
          <w:color w:val="000000"/>
          <w:sz w:val="24"/>
          <w:szCs w:val="24"/>
        </w:rPr>
      </w:pPr>
      <w:r>
        <w:rPr>
          <w:b/>
          <w:bCs/>
          <w:color w:val="000000"/>
          <w:sz w:val="24"/>
          <w:szCs w:val="24"/>
        </w:rPr>
        <w:t xml:space="preserve">3. Implement the strategy: </w:t>
      </w:r>
      <w:r>
        <w:rPr>
          <w:color w:val="000000"/>
          <w:sz w:val="24"/>
          <w:szCs w:val="24"/>
        </w:rPr>
        <w:t>Implement the chosen strategy to handle outliers.</w:t>
      </w:r>
    </w:p>
    <w:p w14:paraId="7B435060" w14:textId="77777777" w:rsidR="00173430" w:rsidRDefault="00173430">
      <w:pPr>
        <w:pBdr>
          <w:top w:val="nil"/>
          <w:left w:val="nil"/>
          <w:bottom w:val="nil"/>
          <w:right w:val="nil"/>
          <w:between w:val="nil"/>
        </w:pBdr>
        <w:tabs>
          <w:tab w:val="left" w:pos="720"/>
          <w:tab w:val="left" w:pos="722"/>
        </w:tabs>
        <w:ind w:left="722" w:right="140" w:hanging="361"/>
        <w:rPr>
          <w:b/>
          <w:bCs/>
          <w:color w:val="000000"/>
          <w:sz w:val="24"/>
          <w:szCs w:val="24"/>
        </w:rPr>
      </w:pPr>
    </w:p>
    <w:p w14:paraId="606F7E51" w14:textId="77777777" w:rsidR="00173430" w:rsidRDefault="00410809">
      <w:pPr>
        <w:pBdr>
          <w:top w:val="nil"/>
          <w:left w:val="nil"/>
          <w:bottom w:val="nil"/>
          <w:right w:val="nil"/>
          <w:between w:val="nil"/>
        </w:pBdr>
        <w:tabs>
          <w:tab w:val="left" w:pos="720"/>
          <w:tab w:val="left" w:pos="722"/>
        </w:tabs>
        <w:ind w:left="722" w:right="140" w:hanging="361"/>
        <w:rPr>
          <w:b/>
          <w:bCs/>
          <w:color w:val="000000"/>
          <w:sz w:val="24"/>
          <w:szCs w:val="24"/>
        </w:rPr>
      </w:pPr>
      <w:r>
        <w:rPr>
          <w:b/>
          <w:bCs/>
          <w:color w:val="000000"/>
          <w:sz w:val="24"/>
          <w:szCs w:val="24"/>
        </w:rPr>
        <w:t>Here's some sample Python code to illustrate these steps:</w:t>
      </w:r>
    </w:p>
    <w:p w14:paraId="304DC49D" w14:textId="77777777" w:rsidR="00173430" w:rsidRDefault="00173430">
      <w:pPr>
        <w:pBdr>
          <w:top w:val="nil"/>
          <w:left w:val="nil"/>
          <w:bottom w:val="nil"/>
          <w:right w:val="nil"/>
          <w:between w:val="nil"/>
        </w:pBdr>
        <w:tabs>
          <w:tab w:val="left" w:pos="720"/>
          <w:tab w:val="left" w:pos="722"/>
        </w:tabs>
        <w:ind w:left="722" w:right="140" w:hanging="361"/>
        <w:rPr>
          <w:b/>
          <w:bCs/>
          <w:color w:val="000000"/>
          <w:sz w:val="24"/>
          <w:szCs w:val="24"/>
        </w:rPr>
      </w:pPr>
    </w:p>
    <w:p w14:paraId="327C970C" w14:textId="77777777" w:rsidR="00173430" w:rsidRDefault="00173430">
      <w:pPr>
        <w:pBdr>
          <w:top w:val="nil"/>
          <w:left w:val="nil"/>
          <w:bottom w:val="nil"/>
          <w:right w:val="nil"/>
          <w:between w:val="nil"/>
        </w:pBdr>
        <w:tabs>
          <w:tab w:val="left" w:pos="720"/>
          <w:tab w:val="left" w:pos="722"/>
        </w:tabs>
        <w:ind w:left="722" w:right="140" w:hanging="361"/>
        <w:rPr>
          <w:b/>
          <w:bCs/>
          <w:color w:val="000000"/>
          <w:sz w:val="24"/>
          <w:szCs w:val="24"/>
        </w:rPr>
      </w:pPr>
    </w:p>
    <w:p w14:paraId="70BB834B" w14:textId="77777777" w:rsidR="00173430" w:rsidRDefault="00410809">
      <w:pPr>
        <w:spacing w:before="1"/>
        <w:ind w:left="833" w:right="402" w:hanging="361"/>
        <w:rPr>
          <w:b/>
          <w:bCs/>
          <w:sz w:val="24"/>
          <w:szCs w:val="24"/>
        </w:rPr>
      </w:pPr>
      <w:r>
        <w:rPr>
          <w:b/>
          <w:bCs/>
          <w:sz w:val="24"/>
          <w:szCs w:val="24"/>
        </w:rPr>
        <w:t># This code provides a template for applying pre-processing techniques.</w:t>
      </w:r>
    </w:p>
    <w:p w14:paraId="64A8CF93" w14:textId="77777777" w:rsidR="00173430" w:rsidRDefault="00410809">
      <w:pPr>
        <w:spacing w:before="1"/>
        <w:ind w:left="833" w:right="402" w:hanging="361"/>
        <w:rPr>
          <w:b/>
          <w:bCs/>
          <w:sz w:val="24"/>
          <w:szCs w:val="24"/>
        </w:rPr>
      </w:pPr>
      <w:r>
        <w:rPr>
          <w:b/>
          <w:bCs/>
          <w:sz w:val="24"/>
          <w:szCs w:val="24"/>
        </w:rPr>
        <w:t># Replace placeholders with your actual data and methods.</w:t>
      </w:r>
    </w:p>
    <w:p w14:paraId="3B303A01" w14:textId="77777777" w:rsidR="00173430" w:rsidRDefault="00173430">
      <w:pPr>
        <w:spacing w:before="1"/>
        <w:ind w:left="833" w:right="402" w:hanging="361"/>
        <w:rPr>
          <w:b/>
          <w:bCs/>
          <w:sz w:val="24"/>
          <w:szCs w:val="24"/>
        </w:rPr>
      </w:pPr>
    </w:p>
    <w:p w14:paraId="442E1F04" w14:textId="77777777" w:rsidR="00173430" w:rsidRDefault="00410809">
      <w:pPr>
        <w:spacing w:before="1"/>
        <w:ind w:left="833" w:right="402" w:hanging="361"/>
        <w:rPr>
          <w:sz w:val="24"/>
          <w:szCs w:val="24"/>
        </w:rPr>
      </w:pPr>
      <w:r>
        <w:rPr>
          <w:sz w:val="24"/>
          <w:szCs w:val="24"/>
        </w:rPr>
        <w:t>import pandas as pd</w:t>
      </w:r>
    </w:p>
    <w:p w14:paraId="3868B073" w14:textId="77777777" w:rsidR="00173430" w:rsidRDefault="00410809">
      <w:pPr>
        <w:spacing w:before="1"/>
        <w:ind w:left="833" w:right="402" w:hanging="361"/>
        <w:rPr>
          <w:sz w:val="24"/>
          <w:szCs w:val="24"/>
        </w:rPr>
      </w:pPr>
      <w:r>
        <w:rPr>
          <w:sz w:val="24"/>
          <w:szCs w:val="24"/>
        </w:rPr>
        <w:t xml:space="preserve">import </w:t>
      </w:r>
      <w:proofErr w:type="spellStart"/>
      <w:r>
        <w:rPr>
          <w:sz w:val="24"/>
          <w:szCs w:val="24"/>
        </w:rPr>
        <w:t>numpy</w:t>
      </w:r>
      <w:proofErr w:type="spellEnd"/>
      <w:r>
        <w:rPr>
          <w:sz w:val="24"/>
          <w:szCs w:val="24"/>
        </w:rPr>
        <w:t xml:space="preserve"> as np</w:t>
      </w:r>
    </w:p>
    <w:p w14:paraId="2345F702" w14:textId="77777777" w:rsidR="00173430" w:rsidRDefault="00410809">
      <w:pPr>
        <w:spacing w:before="1"/>
        <w:ind w:left="833" w:right="402" w:hanging="361"/>
        <w:rPr>
          <w:sz w:val="24"/>
          <w:szCs w:val="24"/>
        </w:rPr>
      </w:pPr>
      <w:r>
        <w:rPr>
          <w:sz w:val="24"/>
          <w:szCs w:val="24"/>
        </w:rPr>
        <w:t xml:space="preserve">from </w:t>
      </w:r>
      <w:proofErr w:type="spellStart"/>
      <w:proofErr w:type="gramStart"/>
      <w:r>
        <w:rPr>
          <w:sz w:val="24"/>
          <w:szCs w:val="24"/>
        </w:rPr>
        <w:t>sklearn.impute</w:t>
      </w:r>
      <w:proofErr w:type="spellEnd"/>
      <w:proofErr w:type="gramEnd"/>
      <w:r>
        <w:rPr>
          <w:sz w:val="24"/>
          <w:szCs w:val="24"/>
        </w:rPr>
        <w:t xml:space="preserve"> import </w:t>
      </w:r>
      <w:proofErr w:type="spellStart"/>
      <w:r>
        <w:rPr>
          <w:sz w:val="24"/>
          <w:szCs w:val="24"/>
        </w:rPr>
        <w:t>SimpleImputer</w:t>
      </w:r>
      <w:proofErr w:type="spellEnd"/>
    </w:p>
    <w:p w14:paraId="4E21C94A" w14:textId="77777777" w:rsidR="00173430" w:rsidRDefault="00173430">
      <w:pPr>
        <w:spacing w:before="1"/>
        <w:ind w:left="833" w:right="402" w:hanging="361"/>
        <w:rPr>
          <w:sz w:val="24"/>
          <w:szCs w:val="24"/>
        </w:rPr>
      </w:pPr>
    </w:p>
    <w:p w14:paraId="0133F341" w14:textId="77777777" w:rsidR="00173430" w:rsidRDefault="00410809">
      <w:pPr>
        <w:spacing w:before="1"/>
        <w:ind w:left="833" w:right="402" w:hanging="361"/>
        <w:rPr>
          <w:sz w:val="24"/>
          <w:szCs w:val="24"/>
        </w:rPr>
      </w:pPr>
      <w:r>
        <w:rPr>
          <w:sz w:val="24"/>
          <w:szCs w:val="24"/>
        </w:rPr>
        <w:t xml:space="preserve">from </w:t>
      </w:r>
      <w:proofErr w:type="spellStart"/>
      <w:proofErr w:type="gramStart"/>
      <w:r>
        <w:rPr>
          <w:sz w:val="24"/>
          <w:szCs w:val="24"/>
        </w:rPr>
        <w:t>sklearn.preprocessing</w:t>
      </w:r>
      <w:proofErr w:type="spellEnd"/>
      <w:proofErr w:type="gramEnd"/>
      <w:r>
        <w:rPr>
          <w:sz w:val="24"/>
          <w:szCs w:val="24"/>
        </w:rPr>
        <w:t xml:space="preserve"> import </w:t>
      </w:r>
      <w:proofErr w:type="spellStart"/>
      <w:r>
        <w:rPr>
          <w:sz w:val="24"/>
          <w:szCs w:val="24"/>
        </w:rPr>
        <w:t>KBinsDiscretizer</w:t>
      </w:r>
      <w:proofErr w:type="spellEnd"/>
    </w:p>
    <w:p w14:paraId="4107B026" w14:textId="77777777" w:rsidR="00173430" w:rsidRDefault="00173430">
      <w:pPr>
        <w:spacing w:before="1"/>
        <w:ind w:left="833" w:right="402" w:hanging="361"/>
        <w:rPr>
          <w:b/>
          <w:bCs/>
          <w:sz w:val="24"/>
          <w:szCs w:val="24"/>
        </w:rPr>
      </w:pPr>
    </w:p>
    <w:p w14:paraId="5EFD69BC" w14:textId="77777777" w:rsidR="00173430" w:rsidRDefault="00410809">
      <w:pPr>
        <w:spacing w:before="1"/>
        <w:ind w:left="833" w:right="402" w:hanging="361"/>
        <w:rPr>
          <w:b/>
          <w:bCs/>
          <w:sz w:val="24"/>
          <w:szCs w:val="24"/>
        </w:rPr>
      </w:pPr>
      <w:r>
        <w:rPr>
          <w:b/>
          <w:bCs/>
          <w:sz w:val="24"/>
          <w:szCs w:val="24"/>
        </w:rPr>
        <w:t># Sample dataset (replace with your actual dataset)</w:t>
      </w:r>
    </w:p>
    <w:p w14:paraId="3ACE44FD" w14:textId="77777777" w:rsidR="00173430" w:rsidRDefault="00410809">
      <w:pPr>
        <w:spacing w:before="1"/>
        <w:ind w:left="833" w:right="402" w:hanging="361"/>
        <w:rPr>
          <w:sz w:val="24"/>
          <w:szCs w:val="24"/>
        </w:rPr>
      </w:pPr>
      <w:r>
        <w:rPr>
          <w:sz w:val="24"/>
          <w:szCs w:val="24"/>
        </w:rPr>
        <w:t xml:space="preserve">data = {'A': [1, 2, 3, 4, 5, </w:t>
      </w:r>
      <w:proofErr w:type="spellStart"/>
      <w:r>
        <w:rPr>
          <w:sz w:val="24"/>
          <w:szCs w:val="24"/>
        </w:rPr>
        <w:t>np.nan</w:t>
      </w:r>
      <w:proofErr w:type="spellEnd"/>
      <w:r>
        <w:rPr>
          <w:sz w:val="24"/>
          <w:szCs w:val="24"/>
        </w:rPr>
        <w:t>, 7, 8, 9, 10],</w:t>
      </w:r>
    </w:p>
    <w:p w14:paraId="163962C6" w14:textId="77777777" w:rsidR="00173430" w:rsidRDefault="00410809">
      <w:pPr>
        <w:spacing w:before="1"/>
        <w:ind w:left="833" w:right="402" w:hanging="361"/>
        <w:rPr>
          <w:sz w:val="24"/>
          <w:szCs w:val="24"/>
        </w:rPr>
      </w:pPr>
      <w:r>
        <w:rPr>
          <w:sz w:val="24"/>
          <w:szCs w:val="24"/>
        </w:rPr>
        <w:t>        'B': [10, 20, 30, 40, 50, 60, 70, 80, 90, 100],</w:t>
      </w:r>
    </w:p>
    <w:p w14:paraId="328EF6A2" w14:textId="77777777" w:rsidR="00173430" w:rsidRDefault="00410809">
      <w:pPr>
        <w:spacing w:before="1"/>
        <w:ind w:left="833" w:right="402" w:hanging="361"/>
        <w:rPr>
          <w:sz w:val="24"/>
          <w:szCs w:val="24"/>
        </w:rPr>
      </w:pPr>
      <w:r>
        <w:rPr>
          <w:sz w:val="24"/>
          <w:szCs w:val="24"/>
        </w:rPr>
        <w:t>        'C': [100, 200, 300, 400, 500, 600, 700, 800, 900, 1000]}</w:t>
      </w:r>
    </w:p>
    <w:p w14:paraId="3198813D" w14:textId="77777777" w:rsidR="00173430" w:rsidRDefault="00410809">
      <w:pPr>
        <w:spacing w:before="1"/>
        <w:ind w:left="833" w:right="402" w:hanging="361"/>
        <w:rPr>
          <w:sz w:val="24"/>
          <w:szCs w:val="24"/>
        </w:rPr>
      </w:pPr>
      <w:proofErr w:type="spellStart"/>
      <w:r>
        <w:rPr>
          <w:sz w:val="24"/>
          <w:szCs w:val="24"/>
        </w:rPr>
        <w:t>df</w:t>
      </w:r>
      <w:proofErr w:type="spellEnd"/>
      <w:r>
        <w:rPr>
          <w:sz w:val="24"/>
          <w:szCs w:val="24"/>
        </w:rPr>
        <w:t xml:space="preserve"> = </w:t>
      </w:r>
      <w:proofErr w:type="spellStart"/>
      <w:proofErr w:type="gramStart"/>
      <w:r>
        <w:rPr>
          <w:sz w:val="24"/>
          <w:szCs w:val="24"/>
        </w:rPr>
        <w:t>pd.DataFrame</w:t>
      </w:r>
      <w:proofErr w:type="spellEnd"/>
      <w:proofErr w:type="gramEnd"/>
      <w:r>
        <w:rPr>
          <w:sz w:val="24"/>
          <w:szCs w:val="24"/>
        </w:rPr>
        <w:t>(data)</w:t>
      </w:r>
    </w:p>
    <w:p w14:paraId="42A2D993" w14:textId="77777777" w:rsidR="00173430" w:rsidRDefault="00173430">
      <w:pPr>
        <w:spacing w:before="1"/>
        <w:ind w:left="833" w:right="402" w:hanging="361"/>
        <w:rPr>
          <w:b/>
          <w:bCs/>
          <w:sz w:val="24"/>
          <w:szCs w:val="24"/>
        </w:rPr>
      </w:pPr>
    </w:p>
    <w:p w14:paraId="7C81C320" w14:textId="77777777" w:rsidR="00173430" w:rsidRDefault="00410809">
      <w:pPr>
        <w:spacing w:before="1"/>
        <w:ind w:left="833" w:right="402" w:hanging="361"/>
        <w:rPr>
          <w:b/>
          <w:bCs/>
          <w:sz w:val="24"/>
          <w:szCs w:val="24"/>
        </w:rPr>
      </w:pPr>
      <w:r>
        <w:rPr>
          <w:b/>
          <w:bCs/>
          <w:sz w:val="24"/>
          <w:szCs w:val="24"/>
        </w:rPr>
        <w:t># a. Attribute Selection (Example: Select columns 'A' and 'B')</w:t>
      </w:r>
    </w:p>
    <w:p w14:paraId="1927A3F4" w14:textId="77777777" w:rsidR="00173430" w:rsidRDefault="00410809">
      <w:pPr>
        <w:spacing w:before="1"/>
        <w:ind w:left="833" w:right="402" w:hanging="361"/>
        <w:rPr>
          <w:sz w:val="24"/>
          <w:szCs w:val="24"/>
        </w:rPr>
      </w:pPr>
      <w:proofErr w:type="spellStart"/>
      <w:r>
        <w:rPr>
          <w:sz w:val="24"/>
          <w:szCs w:val="24"/>
        </w:rPr>
        <w:t>selected_attributes</w:t>
      </w:r>
      <w:proofErr w:type="spellEnd"/>
      <w:r>
        <w:rPr>
          <w:sz w:val="24"/>
          <w:szCs w:val="24"/>
        </w:rPr>
        <w:t xml:space="preserve"> = ['A', 'B']</w:t>
      </w:r>
    </w:p>
    <w:p w14:paraId="20C98EE6" w14:textId="77777777" w:rsidR="00173430" w:rsidRDefault="00410809">
      <w:pPr>
        <w:spacing w:before="1"/>
        <w:ind w:left="833" w:right="402" w:hanging="361"/>
        <w:rPr>
          <w:sz w:val="24"/>
          <w:szCs w:val="24"/>
        </w:rPr>
      </w:pPr>
      <w:proofErr w:type="spellStart"/>
      <w:r>
        <w:rPr>
          <w:sz w:val="24"/>
          <w:szCs w:val="24"/>
        </w:rPr>
        <w:lastRenderedPageBreak/>
        <w:t>df_selected</w:t>
      </w:r>
      <w:proofErr w:type="spellEnd"/>
      <w:r>
        <w:rPr>
          <w:sz w:val="24"/>
          <w:szCs w:val="24"/>
        </w:rPr>
        <w:t xml:space="preserve"> = </w:t>
      </w:r>
      <w:proofErr w:type="spellStart"/>
      <w:r>
        <w:rPr>
          <w:sz w:val="24"/>
          <w:szCs w:val="24"/>
        </w:rPr>
        <w:t>df</w:t>
      </w:r>
      <w:proofErr w:type="spellEnd"/>
      <w:r>
        <w:rPr>
          <w:sz w:val="24"/>
          <w:szCs w:val="24"/>
        </w:rPr>
        <w:t>[</w:t>
      </w:r>
      <w:proofErr w:type="spellStart"/>
      <w:r>
        <w:rPr>
          <w:sz w:val="24"/>
          <w:szCs w:val="24"/>
        </w:rPr>
        <w:t>selected_attributes</w:t>
      </w:r>
      <w:proofErr w:type="spellEnd"/>
      <w:r>
        <w:rPr>
          <w:sz w:val="24"/>
          <w:szCs w:val="24"/>
        </w:rPr>
        <w:t>]</w:t>
      </w:r>
    </w:p>
    <w:p w14:paraId="6F7BDD6D" w14:textId="77777777" w:rsidR="00173430" w:rsidRDefault="00173430">
      <w:pPr>
        <w:spacing w:before="1"/>
        <w:ind w:left="833" w:right="402" w:hanging="361"/>
        <w:rPr>
          <w:b/>
          <w:bCs/>
          <w:sz w:val="24"/>
          <w:szCs w:val="24"/>
        </w:rPr>
      </w:pPr>
    </w:p>
    <w:p w14:paraId="7DEA908F" w14:textId="77777777" w:rsidR="00173430" w:rsidRDefault="00410809">
      <w:pPr>
        <w:spacing w:before="1"/>
        <w:ind w:left="833" w:right="402" w:hanging="361"/>
        <w:rPr>
          <w:b/>
          <w:bCs/>
          <w:sz w:val="24"/>
          <w:szCs w:val="24"/>
        </w:rPr>
      </w:pPr>
      <w:r>
        <w:rPr>
          <w:b/>
          <w:bCs/>
          <w:sz w:val="24"/>
          <w:szCs w:val="24"/>
        </w:rPr>
        <w:t># b. Handling Missing Values (Example: Impute with mean)</w:t>
      </w:r>
    </w:p>
    <w:p w14:paraId="2AB8C8CB" w14:textId="77777777" w:rsidR="00173430" w:rsidRDefault="00410809">
      <w:pPr>
        <w:spacing w:before="1"/>
        <w:ind w:left="833" w:right="402" w:hanging="361"/>
        <w:rPr>
          <w:sz w:val="24"/>
          <w:szCs w:val="24"/>
        </w:rPr>
      </w:pPr>
      <w:r>
        <w:rPr>
          <w:sz w:val="24"/>
          <w:szCs w:val="24"/>
        </w:rPr>
        <w:t xml:space="preserve">imputer = </w:t>
      </w:r>
      <w:proofErr w:type="spellStart"/>
      <w:r>
        <w:rPr>
          <w:sz w:val="24"/>
          <w:szCs w:val="24"/>
        </w:rPr>
        <w:t>SimpleImputer</w:t>
      </w:r>
      <w:proofErr w:type="spellEnd"/>
      <w:r>
        <w:rPr>
          <w:sz w:val="24"/>
          <w:szCs w:val="24"/>
        </w:rPr>
        <w:t>(strategy='mean') # or 'median', '</w:t>
      </w:r>
      <w:proofErr w:type="spellStart"/>
      <w:r>
        <w:rPr>
          <w:sz w:val="24"/>
          <w:szCs w:val="24"/>
        </w:rPr>
        <w:t>most_frequent</w:t>
      </w:r>
      <w:proofErr w:type="spellEnd"/>
      <w:r>
        <w:rPr>
          <w:sz w:val="24"/>
          <w:szCs w:val="24"/>
        </w:rPr>
        <w:t>', or a constant</w:t>
      </w:r>
    </w:p>
    <w:p w14:paraId="0DFBDD8E" w14:textId="77777777" w:rsidR="00173430" w:rsidRDefault="00410809">
      <w:pPr>
        <w:spacing w:before="1"/>
        <w:ind w:left="833" w:right="402" w:hanging="361"/>
        <w:rPr>
          <w:sz w:val="24"/>
          <w:szCs w:val="24"/>
        </w:rPr>
      </w:pPr>
      <w:proofErr w:type="spellStart"/>
      <w:r>
        <w:rPr>
          <w:sz w:val="24"/>
          <w:szCs w:val="24"/>
        </w:rPr>
        <w:t>df_imputed</w:t>
      </w:r>
      <w:proofErr w:type="spellEnd"/>
      <w:r>
        <w:rPr>
          <w:sz w:val="24"/>
          <w:szCs w:val="24"/>
        </w:rPr>
        <w:t xml:space="preserve"> = </w:t>
      </w:r>
      <w:proofErr w:type="spellStart"/>
      <w:proofErr w:type="gramStart"/>
      <w:r>
        <w:rPr>
          <w:sz w:val="24"/>
          <w:szCs w:val="24"/>
        </w:rPr>
        <w:t>pd.DataFrame</w:t>
      </w:r>
      <w:proofErr w:type="spellEnd"/>
      <w:proofErr w:type="gramEnd"/>
      <w:r>
        <w:rPr>
          <w:sz w:val="24"/>
          <w:szCs w:val="24"/>
        </w:rPr>
        <w:t>(</w:t>
      </w:r>
      <w:proofErr w:type="spellStart"/>
      <w:r>
        <w:rPr>
          <w:sz w:val="24"/>
          <w:szCs w:val="24"/>
        </w:rPr>
        <w:t>imputer.fit_transform</w:t>
      </w:r>
      <w:proofErr w:type="spellEnd"/>
      <w:r>
        <w:rPr>
          <w:sz w:val="24"/>
          <w:szCs w:val="24"/>
        </w:rPr>
        <w:t>(</w:t>
      </w:r>
      <w:proofErr w:type="spellStart"/>
      <w:r>
        <w:rPr>
          <w:sz w:val="24"/>
          <w:szCs w:val="24"/>
        </w:rPr>
        <w:t>df_selected</w:t>
      </w:r>
      <w:proofErr w:type="spellEnd"/>
      <w:r>
        <w:rPr>
          <w:sz w:val="24"/>
          <w:szCs w:val="24"/>
        </w:rPr>
        <w:t>), columns=</w:t>
      </w:r>
      <w:proofErr w:type="spellStart"/>
      <w:r>
        <w:rPr>
          <w:sz w:val="24"/>
          <w:szCs w:val="24"/>
        </w:rPr>
        <w:t>df_</w:t>
      </w:r>
      <w:proofErr w:type="gramStart"/>
      <w:r>
        <w:rPr>
          <w:sz w:val="24"/>
          <w:szCs w:val="24"/>
        </w:rPr>
        <w:t>selected.columns</w:t>
      </w:r>
      <w:proofErr w:type="spellEnd"/>
      <w:proofErr w:type="gramEnd"/>
      <w:r>
        <w:rPr>
          <w:sz w:val="24"/>
          <w:szCs w:val="24"/>
        </w:rPr>
        <w:t>)</w:t>
      </w:r>
    </w:p>
    <w:p w14:paraId="126F40D8" w14:textId="77777777" w:rsidR="00173430" w:rsidRDefault="00173430">
      <w:pPr>
        <w:spacing w:before="1"/>
        <w:ind w:left="833" w:right="402" w:hanging="361"/>
        <w:rPr>
          <w:sz w:val="24"/>
          <w:szCs w:val="24"/>
        </w:rPr>
      </w:pPr>
    </w:p>
    <w:p w14:paraId="5117510B" w14:textId="77777777" w:rsidR="00173430" w:rsidRDefault="00410809">
      <w:pPr>
        <w:spacing w:before="1"/>
        <w:ind w:left="833" w:right="402" w:hanging="361"/>
        <w:rPr>
          <w:b/>
          <w:bCs/>
          <w:sz w:val="24"/>
          <w:szCs w:val="24"/>
        </w:rPr>
      </w:pPr>
      <w:r>
        <w:rPr>
          <w:b/>
          <w:bCs/>
          <w:sz w:val="24"/>
          <w:szCs w:val="24"/>
        </w:rPr>
        <w:t># c. Discretization (Example: Equal-width binning into 3 bins)</w:t>
      </w:r>
    </w:p>
    <w:p w14:paraId="068D0424" w14:textId="77777777" w:rsidR="00173430" w:rsidRDefault="00410809">
      <w:pPr>
        <w:spacing w:before="1"/>
        <w:ind w:left="833" w:right="402" w:hanging="361"/>
        <w:rPr>
          <w:sz w:val="24"/>
          <w:szCs w:val="24"/>
        </w:rPr>
      </w:pPr>
      <w:proofErr w:type="spellStart"/>
      <w:r>
        <w:rPr>
          <w:sz w:val="24"/>
          <w:szCs w:val="24"/>
        </w:rPr>
        <w:t>discretizer</w:t>
      </w:r>
      <w:proofErr w:type="spellEnd"/>
      <w:r>
        <w:rPr>
          <w:sz w:val="24"/>
          <w:szCs w:val="24"/>
        </w:rPr>
        <w:t xml:space="preserve"> = </w:t>
      </w:r>
      <w:proofErr w:type="spellStart"/>
      <w:proofErr w:type="gramStart"/>
      <w:r>
        <w:rPr>
          <w:sz w:val="24"/>
          <w:szCs w:val="24"/>
        </w:rPr>
        <w:t>KBinsDiscretizer</w:t>
      </w:r>
      <w:proofErr w:type="spellEnd"/>
      <w:r>
        <w:rPr>
          <w:sz w:val="24"/>
          <w:szCs w:val="24"/>
        </w:rPr>
        <w:t>(</w:t>
      </w:r>
      <w:proofErr w:type="spellStart"/>
      <w:proofErr w:type="gramEnd"/>
      <w:r>
        <w:rPr>
          <w:sz w:val="24"/>
          <w:szCs w:val="24"/>
        </w:rPr>
        <w:t>n_bins</w:t>
      </w:r>
      <w:proofErr w:type="spellEnd"/>
      <w:r>
        <w:rPr>
          <w:sz w:val="24"/>
          <w:szCs w:val="24"/>
        </w:rPr>
        <w:t>=3, encode='ordinal', strategy='uniform') # other strategies include 'quantile', '</w:t>
      </w:r>
      <w:proofErr w:type="spellStart"/>
      <w:r>
        <w:rPr>
          <w:sz w:val="24"/>
          <w:szCs w:val="24"/>
        </w:rPr>
        <w:t>kmeans</w:t>
      </w:r>
      <w:proofErr w:type="spellEnd"/>
      <w:r>
        <w:rPr>
          <w:sz w:val="24"/>
          <w:szCs w:val="24"/>
        </w:rPr>
        <w:t>'</w:t>
      </w:r>
    </w:p>
    <w:p w14:paraId="6AE49731" w14:textId="77777777" w:rsidR="00173430" w:rsidRDefault="00410809">
      <w:pPr>
        <w:spacing w:before="1"/>
        <w:ind w:left="833" w:right="402" w:hanging="361"/>
        <w:rPr>
          <w:sz w:val="24"/>
          <w:szCs w:val="24"/>
        </w:rPr>
      </w:pPr>
      <w:proofErr w:type="spellStart"/>
      <w:r>
        <w:rPr>
          <w:sz w:val="24"/>
          <w:szCs w:val="24"/>
        </w:rPr>
        <w:t>discretized_data</w:t>
      </w:r>
      <w:proofErr w:type="spellEnd"/>
      <w:r>
        <w:rPr>
          <w:sz w:val="24"/>
          <w:szCs w:val="24"/>
        </w:rPr>
        <w:t xml:space="preserve"> = </w:t>
      </w:r>
      <w:proofErr w:type="spellStart"/>
      <w:r>
        <w:rPr>
          <w:sz w:val="24"/>
          <w:szCs w:val="24"/>
        </w:rPr>
        <w:t>discretizer.fit_transform</w:t>
      </w:r>
      <w:proofErr w:type="spellEnd"/>
      <w:r>
        <w:rPr>
          <w:sz w:val="24"/>
          <w:szCs w:val="24"/>
        </w:rPr>
        <w:t>(</w:t>
      </w:r>
      <w:proofErr w:type="spellStart"/>
      <w:r>
        <w:rPr>
          <w:sz w:val="24"/>
          <w:szCs w:val="24"/>
        </w:rPr>
        <w:t>df_imputed</w:t>
      </w:r>
      <w:proofErr w:type="spellEnd"/>
      <w:r>
        <w:rPr>
          <w:sz w:val="24"/>
          <w:szCs w:val="24"/>
        </w:rPr>
        <w:t>[['A']]) # Apply to a numerical column like 'A'</w:t>
      </w:r>
    </w:p>
    <w:p w14:paraId="5E8922E4" w14:textId="77777777" w:rsidR="00173430" w:rsidRDefault="00410809">
      <w:pPr>
        <w:spacing w:before="1"/>
        <w:ind w:left="833" w:right="402" w:hanging="361"/>
        <w:rPr>
          <w:sz w:val="24"/>
          <w:szCs w:val="24"/>
        </w:rPr>
      </w:pPr>
      <w:proofErr w:type="spellStart"/>
      <w:r>
        <w:rPr>
          <w:sz w:val="24"/>
          <w:szCs w:val="24"/>
        </w:rPr>
        <w:t>df_discretized</w:t>
      </w:r>
      <w:proofErr w:type="spellEnd"/>
      <w:r>
        <w:rPr>
          <w:sz w:val="24"/>
          <w:szCs w:val="24"/>
        </w:rPr>
        <w:t xml:space="preserve"> = </w:t>
      </w:r>
      <w:proofErr w:type="spellStart"/>
      <w:proofErr w:type="gramStart"/>
      <w:r>
        <w:rPr>
          <w:sz w:val="24"/>
          <w:szCs w:val="24"/>
        </w:rPr>
        <w:t>pd.DataFrame</w:t>
      </w:r>
      <w:proofErr w:type="spellEnd"/>
      <w:proofErr w:type="gramEnd"/>
      <w:r>
        <w:rPr>
          <w:sz w:val="24"/>
          <w:szCs w:val="24"/>
        </w:rPr>
        <w:t>(</w:t>
      </w:r>
      <w:proofErr w:type="spellStart"/>
      <w:r>
        <w:rPr>
          <w:sz w:val="24"/>
          <w:szCs w:val="24"/>
        </w:rPr>
        <w:t>discretized_data</w:t>
      </w:r>
      <w:proofErr w:type="spellEnd"/>
      <w:r>
        <w:rPr>
          <w:sz w:val="24"/>
          <w:szCs w:val="24"/>
        </w:rPr>
        <w:t>, columns = ['</w:t>
      </w:r>
      <w:proofErr w:type="spellStart"/>
      <w:r>
        <w:rPr>
          <w:sz w:val="24"/>
          <w:szCs w:val="24"/>
        </w:rPr>
        <w:t>A_discretized</w:t>
      </w:r>
      <w:proofErr w:type="spellEnd"/>
      <w:r>
        <w:rPr>
          <w:sz w:val="24"/>
          <w:szCs w:val="24"/>
        </w:rPr>
        <w:t>'])</w:t>
      </w:r>
    </w:p>
    <w:p w14:paraId="4E0C7AD7" w14:textId="77777777" w:rsidR="00173430" w:rsidRDefault="00410809">
      <w:pPr>
        <w:spacing w:before="1"/>
        <w:ind w:left="833" w:right="402" w:hanging="361"/>
        <w:rPr>
          <w:sz w:val="24"/>
          <w:szCs w:val="24"/>
        </w:rPr>
      </w:pPr>
      <w:proofErr w:type="spellStart"/>
      <w:r>
        <w:rPr>
          <w:sz w:val="24"/>
          <w:szCs w:val="24"/>
        </w:rPr>
        <w:t>df_imputed</w:t>
      </w:r>
      <w:proofErr w:type="spellEnd"/>
      <w:r>
        <w:rPr>
          <w:sz w:val="24"/>
          <w:szCs w:val="24"/>
        </w:rPr>
        <w:t xml:space="preserve"> = </w:t>
      </w:r>
      <w:proofErr w:type="spellStart"/>
      <w:proofErr w:type="gramStart"/>
      <w:r>
        <w:rPr>
          <w:sz w:val="24"/>
          <w:szCs w:val="24"/>
        </w:rPr>
        <w:t>pd.concat</w:t>
      </w:r>
      <w:proofErr w:type="spellEnd"/>
      <w:proofErr w:type="gramEnd"/>
      <w:r>
        <w:rPr>
          <w:sz w:val="24"/>
          <w:szCs w:val="24"/>
        </w:rPr>
        <w:t>([</w:t>
      </w:r>
      <w:proofErr w:type="spellStart"/>
      <w:r>
        <w:rPr>
          <w:sz w:val="24"/>
          <w:szCs w:val="24"/>
        </w:rPr>
        <w:t>df_imputed</w:t>
      </w:r>
      <w:proofErr w:type="spellEnd"/>
      <w:r>
        <w:rPr>
          <w:sz w:val="24"/>
          <w:szCs w:val="24"/>
        </w:rPr>
        <w:t xml:space="preserve">, </w:t>
      </w:r>
      <w:proofErr w:type="spellStart"/>
      <w:r>
        <w:rPr>
          <w:sz w:val="24"/>
          <w:szCs w:val="24"/>
        </w:rPr>
        <w:t>df_discretized</w:t>
      </w:r>
      <w:proofErr w:type="spellEnd"/>
      <w:r>
        <w:rPr>
          <w:sz w:val="24"/>
          <w:szCs w:val="24"/>
        </w:rPr>
        <w:t>], axis=1)</w:t>
      </w:r>
    </w:p>
    <w:p w14:paraId="4FD1672A" w14:textId="77777777" w:rsidR="00173430" w:rsidRDefault="00173430">
      <w:pPr>
        <w:spacing w:before="1"/>
        <w:ind w:left="833" w:right="402" w:hanging="361"/>
        <w:rPr>
          <w:b/>
          <w:bCs/>
          <w:sz w:val="24"/>
          <w:szCs w:val="24"/>
        </w:rPr>
      </w:pPr>
    </w:p>
    <w:p w14:paraId="2F6FA707" w14:textId="77777777" w:rsidR="00173430" w:rsidRDefault="00410809">
      <w:pPr>
        <w:spacing w:before="1"/>
        <w:ind w:left="833" w:right="402" w:hanging="361"/>
        <w:rPr>
          <w:b/>
          <w:bCs/>
          <w:sz w:val="24"/>
          <w:szCs w:val="24"/>
        </w:rPr>
      </w:pPr>
      <w:r>
        <w:rPr>
          <w:b/>
          <w:bCs/>
          <w:sz w:val="24"/>
          <w:szCs w:val="24"/>
        </w:rPr>
        <w:t># d. Elimination of Outliers (Example: using IQR)</w:t>
      </w:r>
    </w:p>
    <w:p w14:paraId="6967792E" w14:textId="77777777" w:rsidR="00173430" w:rsidRDefault="00410809">
      <w:pPr>
        <w:spacing w:before="1"/>
        <w:ind w:left="833" w:right="402" w:hanging="361"/>
        <w:rPr>
          <w:sz w:val="24"/>
          <w:szCs w:val="24"/>
        </w:rPr>
      </w:pPr>
      <w:r>
        <w:rPr>
          <w:sz w:val="24"/>
          <w:szCs w:val="24"/>
        </w:rPr>
        <w:t xml:space="preserve">Q1 = </w:t>
      </w:r>
      <w:proofErr w:type="spellStart"/>
      <w:r>
        <w:rPr>
          <w:sz w:val="24"/>
          <w:szCs w:val="24"/>
        </w:rPr>
        <w:t>df_imputed</w:t>
      </w:r>
      <w:proofErr w:type="spellEnd"/>
      <w:r>
        <w:rPr>
          <w:sz w:val="24"/>
          <w:szCs w:val="24"/>
        </w:rPr>
        <w:t>['B'</w:t>
      </w:r>
      <w:proofErr w:type="gramStart"/>
      <w:r>
        <w:rPr>
          <w:sz w:val="24"/>
          <w:szCs w:val="24"/>
        </w:rPr>
        <w:t>].quantile</w:t>
      </w:r>
      <w:proofErr w:type="gramEnd"/>
      <w:r>
        <w:rPr>
          <w:sz w:val="24"/>
          <w:szCs w:val="24"/>
        </w:rPr>
        <w:t>(0.25)</w:t>
      </w:r>
    </w:p>
    <w:p w14:paraId="41A0B80C" w14:textId="77777777" w:rsidR="00173430" w:rsidRDefault="00410809">
      <w:pPr>
        <w:spacing w:before="1"/>
        <w:ind w:left="833" w:right="402" w:hanging="361"/>
        <w:rPr>
          <w:sz w:val="24"/>
          <w:szCs w:val="24"/>
        </w:rPr>
      </w:pPr>
      <w:r>
        <w:rPr>
          <w:sz w:val="24"/>
          <w:szCs w:val="24"/>
        </w:rPr>
        <w:t xml:space="preserve">Q3 = </w:t>
      </w:r>
      <w:proofErr w:type="spellStart"/>
      <w:r>
        <w:rPr>
          <w:sz w:val="24"/>
          <w:szCs w:val="24"/>
        </w:rPr>
        <w:t>df_imputed</w:t>
      </w:r>
      <w:proofErr w:type="spellEnd"/>
      <w:r>
        <w:rPr>
          <w:sz w:val="24"/>
          <w:szCs w:val="24"/>
        </w:rPr>
        <w:t>['B'</w:t>
      </w:r>
      <w:proofErr w:type="gramStart"/>
      <w:r>
        <w:rPr>
          <w:sz w:val="24"/>
          <w:szCs w:val="24"/>
        </w:rPr>
        <w:t>].quantile</w:t>
      </w:r>
      <w:proofErr w:type="gramEnd"/>
      <w:r>
        <w:rPr>
          <w:sz w:val="24"/>
          <w:szCs w:val="24"/>
        </w:rPr>
        <w:t>(0.75)</w:t>
      </w:r>
    </w:p>
    <w:p w14:paraId="4DC17222" w14:textId="77777777" w:rsidR="00173430" w:rsidRDefault="00410809">
      <w:pPr>
        <w:spacing w:before="1"/>
        <w:ind w:left="833" w:right="402" w:hanging="361"/>
        <w:rPr>
          <w:sz w:val="24"/>
          <w:szCs w:val="24"/>
        </w:rPr>
      </w:pPr>
      <w:r>
        <w:rPr>
          <w:sz w:val="24"/>
          <w:szCs w:val="24"/>
        </w:rPr>
        <w:t>IQR = Q3 - Q1</w:t>
      </w:r>
    </w:p>
    <w:p w14:paraId="11447106" w14:textId="77777777" w:rsidR="00173430" w:rsidRDefault="00410809">
      <w:pPr>
        <w:spacing w:before="1"/>
        <w:ind w:left="833" w:right="402" w:hanging="361"/>
        <w:rPr>
          <w:sz w:val="24"/>
          <w:szCs w:val="24"/>
        </w:rPr>
      </w:pPr>
      <w:proofErr w:type="spellStart"/>
      <w:r>
        <w:rPr>
          <w:sz w:val="24"/>
          <w:szCs w:val="24"/>
        </w:rPr>
        <w:t>lower_bound</w:t>
      </w:r>
      <w:proofErr w:type="spellEnd"/>
      <w:r>
        <w:rPr>
          <w:sz w:val="24"/>
          <w:szCs w:val="24"/>
        </w:rPr>
        <w:t xml:space="preserve"> = Q1 - 1.5 * IQR</w:t>
      </w:r>
    </w:p>
    <w:p w14:paraId="09B0B186" w14:textId="77777777" w:rsidR="00173430" w:rsidRDefault="00410809">
      <w:pPr>
        <w:spacing w:before="1"/>
        <w:ind w:left="833" w:right="402" w:hanging="361"/>
        <w:rPr>
          <w:sz w:val="24"/>
          <w:szCs w:val="24"/>
        </w:rPr>
      </w:pPr>
      <w:proofErr w:type="spellStart"/>
      <w:r>
        <w:rPr>
          <w:sz w:val="24"/>
          <w:szCs w:val="24"/>
        </w:rPr>
        <w:t>upper_bound</w:t>
      </w:r>
      <w:proofErr w:type="spellEnd"/>
      <w:r>
        <w:rPr>
          <w:sz w:val="24"/>
          <w:szCs w:val="24"/>
        </w:rPr>
        <w:t xml:space="preserve"> = Q3 + 1.5 * IQR</w:t>
      </w:r>
    </w:p>
    <w:p w14:paraId="5A9719F3" w14:textId="77777777" w:rsidR="00173430" w:rsidRDefault="00410809">
      <w:pPr>
        <w:spacing w:before="1"/>
        <w:ind w:left="833" w:right="402" w:hanging="361"/>
        <w:rPr>
          <w:sz w:val="24"/>
          <w:szCs w:val="24"/>
        </w:rPr>
      </w:pPr>
      <w:proofErr w:type="spellStart"/>
      <w:r>
        <w:rPr>
          <w:sz w:val="24"/>
          <w:szCs w:val="24"/>
        </w:rPr>
        <w:t>df_no_outliers</w:t>
      </w:r>
      <w:proofErr w:type="spellEnd"/>
      <w:r>
        <w:rPr>
          <w:sz w:val="24"/>
          <w:szCs w:val="24"/>
        </w:rPr>
        <w:t xml:space="preserve"> = </w:t>
      </w:r>
      <w:proofErr w:type="spellStart"/>
      <w:r>
        <w:rPr>
          <w:sz w:val="24"/>
          <w:szCs w:val="24"/>
        </w:rPr>
        <w:t>df_imputed</w:t>
      </w:r>
      <w:proofErr w:type="spellEnd"/>
      <w:r>
        <w:rPr>
          <w:sz w:val="24"/>
          <w:szCs w:val="24"/>
        </w:rPr>
        <w:t>[(</w:t>
      </w:r>
      <w:proofErr w:type="spellStart"/>
      <w:r>
        <w:rPr>
          <w:sz w:val="24"/>
          <w:szCs w:val="24"/>
        </w:rPr>
        <w:t>df_imputed</w:t>
      </w:r>
      <w:proofErr w:type="spellEnd"/>
      <w:r>
        <w:rPr>
          <w:sz w:val="24"/>
          <w:szCs w:val="24"/>
        </w:rPr>
        <w:t xml:space="preserve">['B'] &gt;= </w:t>
      </w:r>
      <w:proofErr w:type="spellStart"/>
      <w:r>
        <w:rPr>
          <w:sz w:val="24"/>
          <w:szCs w:val="24"/>
        </w:rPr>
        <w:t>lower_bound</w:t>
      </w:r>
      <w:proofErr w:type="spellEnd"/>
      <w:r>
        <w:rPr>
          <w:sz w:val="24"/>
          <w:szCs w:val="24"/>
        </w:rPr>
        <w:t>) &amp; (</w:t>
      </w:r>
      <w:proofErr w:type="spellStart"/>
      <w:r>
        <w:rPr>
          <w:sz w:val="24"/>
          <w:szCs w:val="24"/>
        </w:rPr>
        <w:t>df_imputed</w:t>
      </w:r>
      <w:proofErr w:type="spellEnd"/>
      <w:r>
        <w:rPr>
          <w:sz w:val="24"/>
          <w:szCs w:val="24"/>
        </w:rPr>
        <w:t xml:space="preserve">['B'] &lt;= </w:t>
      </w:r>
      <w:proofErr w:type="spellStart"/>
      <w:r>
        <w:rPr>
          <w:sz w:val="24"/>
          <w:szCs w:val="24"/>
        </w:rPr>
        <w:t>upper_bound</w:t>
      </w:r>
      <w:proofErr w:type="spellEnd"/>
      <w:r>
        <w:rPr>
          <w:sz w:val="24"/>
          <w:szCs w:val="24"/>
        </w:rPr>
        <w:t>)]</w:t>
      </w:r>
    </w:p>
    <w:p w14:paraId="71CB68EC" w14:textId="77777777" w:rsidR="00173430" w:rsidRDefault="00173430">
      <w:pPr>
        <w:spacing w:before="1"/>
        <w:ind w:left="833" w:right="402" w:hanging="361"/>
        <w:rPr>
          <w:sz w:val="24"/>
          <w:szCs w:val="24"/>
        </w:rPr>
      </w:pPr>
    </w:p>
    <w:p w14:paraId="23852A49" w14:textId="77777777" w:rsidR="00173430" w:rsidRDefault="00410809">
      <w:pPr>
        <w:spacing w:before="1"/>
        <w:ind w:left="833" w:right="402" w:hanging="361"/>
        <w:rPr>
          <w:sz w:val="24"/>
          <w:szCs w:val="24"/>
        </w:rPr>
      </w:pPr>
      <w:proofErr w:type="gramStart"/>
      <w:r>
        <w:rPr>
          <w:sz w:val="24"/>
          <w:szCs w:val="24"/>
        </w:rPr>
        <w:t>print(</w:t>
      </w:r>
      <w:proofErr w:type="gramEnd"/>
      <w:r>
        <w:rPr>
          <w:sz w:val="24"/>
          <w:szCs w:val="24"/>
        </w:rPr>
        <w:t>"Original Data:")</w:t>
      </w:r>
    </w:p>
    <w:p w14:paraId="46B3F26F" w14:textId="77777777" w:rsidR="00173430" w:rsidRDefault="00410809">
      <w:pPr>
        <w:spacing w:before="1"/>
        <w:ind w:left="833" w:right="402" w:hanging="361"/>
        <w:rPr>
          <w:sz w:val="24"/>
          <w:szCs w:val="24"/>
        </w:rPr>
      </w:pPr>
      <w:r>
        <w:rPr>
          <w:sz w:val="24"/>
          <w:szCs w:val="24"/>
        </w:rPr>
        <w:t>print(</w:t>
      </w:r>
      <w:proofErr w:type="spellStart"/>
      <w:r>
        <w:rPr>
          <w:sz w:val="24"/>
          <w:szCs w:val="24"/>
        </w:rPr>
        <w:t>df</w:t>
      </w:r>
      <w:proofErr w:type="spellEnd"/>
      <w:r>
        <w:rPr>
          <w:sz w:val="24"/>
          <w:szCs w:val="24"/>
        </w:rPr>
        <w:t>)</w:t>
      </w:r>
    </w:p>
    <w:p w14:paraId="006863D8" w14:textId="77777777" w:rsidR="00173430" w:rsidRDefault="00410809">
      <w:pPr>
        <w:spacing w:before="1"/>
        <w:ind w:left="833" w:right="402" w:hanging="361"/>
        <w:rPr>
          <w:sz w:val="24"/>
          <w:szCs w:val="24"/>
        </w:rPr>
      </w:pPr>
      <w:proofErr w:type="gramStart"/>
      <w:r>
        <w:rPr>
          <w:sz w:val="24"/>
          <w:szCs w:val="24"/>
        </w:rPr>
        <w:t>print(</w:t>
      </w:r>
      <w:proofErr w:type="gramEnd"/>
      <w:r>
        <w:rPr>
          <w:sz w:val="24"/>
          <w:szCs w:val="24"/>
        </w:rPr>
        <w:t>"\</w:t>
      </w:r>
      <w:proofErr w:type="spellStart"/>
      <w:r>
        <w:rPr>
          <w:sz w:val="24"/>
          <w:szCs w:val="24"/>
        </w:rPr>
        <w:t>nSelected</w:t>
      </w:r>
      <w:proofErr w:type="spellEnd"/>
      <w:r>
        <w:rPr>
          <w:sz w:val="24"/>
          <w:szCs w:val="24"/>
        </w:rPr>
        <w:t xml:space="preserve"> Attributes:")</w:t>
      </w:r>
    </w:p>
    <w:p w14:paraId="3FCB0EF0" w14:textId="77777777" w:rsidR="00173430" w:rsidRDefault="00410809">
      <w:pPr>
        <w:spacing w:before="1"/>
        <w:ind w:left="833" w:right="402" w:hanging="361"/>
        <w:rPr>
          <w:sz w:val="24"/>
          <w:szCs w:val="24"/>
        </w:rPr>
      </w:pPr>
      <w:r>
        <w:rPr>
          <w:sz w:val="24"/>
          <w:szCs w:val="24"/>
        </w:rPr>
        <w:t>print(</w:t>
      </w:r>
      <w:proofErr w:type="spellStart"/>
      <w:r>
        <w:rPr>
          <w:sz w:val="24"/>
          <w:szCs w:val="24"/>
        </w:rPr>
        <w:t>df_selected</w:t>
      </w:r>
      <w:proofErr w:type="spellEnd"/>
      <w:r>
        <w:rPr>
          <w:sz w:val="24"/>
          <w:szCs w:val="24"/>
        </w:rPr>
        <w:t>)</w:t>
      </w:r>
    </w:p>
    <w:p w14:paraId="6C08F33D" w14:textId="77777777" w:rsidR="00173430" w:rsidRDefault="00410809">
      <w:pPr>
        <w:spacing w:before="1"/>
        <w:ind w:left="833" w:right="402" w:hanging="361"/>
        <w:rPr>
          <w:sz w:val="24"/>
          <w:szCs w:val="24"/>
        </w:rPr>
      </w:pPr>
      <w:proofErr w:type="gramStart"/>
      <w:r>
        <w:rPr>
          <w:sz w:val="24"/>
          <w:szCs w:val="24"/>
        </w:rPr>
        <w:t>print(</w:t>
      </w:r>
      <w:proofErr w:type="gramEnd"/>
      <w:r>
        <w:rPr>
          <w:sz w:val="24"/>
          <w:szCs w:val="24"/>
        </w:rPr>
        <w:t>"\</w:t>
      </w:r>
      <w:proofErr w:type="spellStart"/>
      <w:r>
        <w:rPr>
          <w:sz w:val="24"/>
          <w:szCs w:val="24"/>
        </w:rPr>
        <w:t>nData</w:t>
      </w:r>
      <w:proofErr w:type="spellEnd"/>
      <w:r>
        <w:rPr>
          <w:sz w:val="24"/>
          <w:szCs w:val="24"/>
        </w:rPr>
        <w:t xml:space="preserve"> with Missing Values Imputed:")</w:t>
      </w:r>
    </w:p>
    <w:p w14:paraId="2E686286" w14:textId="77777777" w:rsidR="00173430" w:rsidRDefault="00410809">
      <w:pPr>
        <w:spacing w:before="1"/>
        <w:ind w:left="833" w:right="402" w:hanging="361"/>
        <w:rPr>
          <w:sz w:val="24"/>
          <w:szCs w:val="24"/>
        </w:rPr>
      </w:pPr>
      <w:r>
        <w:rPr>
          <w:sz w:val="24"/>
          <w:szCs w:val="24"/>
        </w:rPr>
        <w:t>print(</w:t>
      </w:r>
      <w:proofErr w:type="spellStart"/>
      <w:r>
        <w:rPr>
          <w:sz w:val="24"/>
          <w:szCs w:val="24"/>
        </w:rPr>
        <w:t>df_imputed</w:t>
      </w:r>
      <w:proofErr w:type="spellEnd"/>
      <w:r>
        <w:rPr>
          <w:sz w:val="24"/>
          <w:szCs w:val="24"/>
        </w:rPr>
        <w:t>)</w:t>
      </w:r>
    </w:p>
    <w:p w14:paraId="75986FCA" w14:textId="77777777" w:rsidR="00173430" w:rsidRDefault="00410809">
      <w:pPr>
        <w:spacing w:before="1"/>
        <w:ind w:left="833" w:right="402" w:hanging="361"/>
        <w:rPr>
          <w:sz w:val="24"/>
          <w:szCs w:val="24"/>
        </w:rPr>
      </w:pPr>
      <w:proofErr w:type="gramStart"/>
      <w:r>
        <w:rPr>
          <w:sz w:val="24"/>
          <w:szCs w:val="24"/>
        </w:rPr>
        <w:t>print(</w:t>
      </w:r>
      <w:proofErr w:type="gramEnd"/>
      <w:r>
        <w:rPr>
          <w:sz w:val="24"/>
          <w:szCs w:val="24"/>
        </w:rPr>
        <w:t>"\</w:t>
      </w:r>
      <w:proofErr w:type="spellStart"/>
      <w:r>
        <w:rPr>
          <w:sz w:val="24"/>
          <w:szCs w:val="24"/>
        </w:rPr>
        <w:t>nData</w:t>
      </w:r>
      <w:proofErr w:type="spellEnd"/>
      <w:r>
        <w:rPr>
          <w:sz w:val="24"/>
          <w:szCs w:val="24"/>
        </w:rPr>
        <w:t xml:space="preserve"> with Outliers Removed:")</w:t>
      </w:r>
    </w:p>
    <w:p w14:paraId="740592AA" w14:textId="77777777" w:rsidR="00173430" w:rsidRDefault="00410809">
      <w:pPr>
        <w:spacing w:before="1"/>
        <w:ind w:left="833" w:right="402" w:hanging="361"/>
        <w:rPr>
          <w:sz w:val="24"/>
          <w:szCs w:val="24"/>
        </w:rPr>
      </w:pPr>
      <w:r>
        <w:rPr>
          <w:sz w:val="24"/>
          <w:szCs w:val="24"/>
        </w:rPr>
        <w:t>print(</w:t>
      </w:r>
      <w:proofErr w:type="spellStart"/>
      <w:r>
        <w:rPr>
          <w:sz w:val="24"/>
          <w:szCs w:val="24"/>
        </w:rPr>
        <w:t>df_no_outliers</w:t>
      </w:r>
      <w:proofErr w:type="spellEnd"/>
      <w:r>
        <w:rPr>
          <w:sz w:val="24"/>
          <w:szCs w:val="24"/>
        </w:rPr>
        <w:t>)</w:t>
      </w:r>
    </w:p>
    <w:p w14:paraId="14D86E62" w14:textId="77777777" w:rsidR="00173430" w:rsidRDefault="00173430">
      <w:pPr>
        <w:spacing w:before="1"/>
        <w:ind w:left="833" w:right="402" w:hanging="361"/>
        <w:rPr>
          <w:b/>
          <w:bCs/>
          <w:sz w:val="24"/>
          <w:szCs w:val="24"/>
        </w:rPr>
      </w:pPr>
    </w:p>
    <w:p w14:paraId="4E0F6B5C" w14:textId="77777777" w:rsidR="00173430" w:rsidRDefault="00410809">
      <w:pPr>
        <w:spacing w:before="1"/>
        <w:ind w:left="833" w:right="402" w:hanging="361"/>
        <w:rPr>
          <w:b/>
          <w:bCs/>
          <w:sz w:val="24"/>
          <w:szCs w:val="24"/>
        </w:rPr>
      </w:pPr>
      <w:r>
        <w:rPr>
          <w:b/>
          <w:bCs/>
          <w:sz w:val="24"/>
          <w:szCs w:val="24"/>
        </w:rPr>
        <w:t>OUTPUT:</w:t>
      </w:r>
    </w:p>
    <w:p w14:paraId="40968662" w14:textId="77777777" w:rsidR="00173430" w:rsidRDefault="00410809">
      <w:pPr>
        <w:spacing w:before="1"/>
        <w:ind w:left="833" w:right="402" w:hanging="361"/>
        <w:rPr>
          <w:b/>
          <w:bCs/>
          <w:sz w:val="24"/>
          <w:szCs w:val="24"/>
        </w:rPr>
      </w:pPr>
      <w:r>
        <w:rPr>
          <w:b/>
          <w:bCs/>
          <w:sz w:val="24"/>
          <w:szCs w:val="24"/>
        </w:rPr>
        <w:t>Original Data:</w:t>
      </w:r>
    </w:p>
    <w:p w14:paraId="69AE2EE6" w14:textId="77777777" w:rsidR="00173430" w:rsidRDefault="00173430">
      <w:pPr>
        <w:spacing w:before="1"/>
        <w:ind w:left="833" w:right="402" w:hanging="361"/>
        <w:rPr>
          <w:b/>
          <w:bCs/>
          <w:sz w:val="24"/>
          <w:szCs w:val="24"/>
        </w:rPr>
      </w:pPr>
    </w:p>
    <w:p w14:paraId="5A4A0A77" w14:textId="77777777" w:rsidR="00173430" w:rsidRDefault="00410809">
      <w:pPr>
        <w:spacing w:before="1"/>
        <w:ind w:left="833" w:right="402" w:hanging="361"/>
        <w:rPr>
          <w:b/>
          <w:bCs/>
          <w:sz w:val="24"/>
          <w:szCs w:val="24"/>
        </w:rPr>
      </w:pPr>
      <w:r>
        <w:rPr>
          <w:b/>
          <w:bCs/>
          <w:sz w:val="24"/>
          <w:szCs w:val="24"/>
        </w:rPr>
        <w:t xml:space="preserve">      A    B     C</w:t>
      </w:r>
    </w:p>
    <w:p w14:paraId="65805A0F" w14:textId="77777777" w:rsidR="00173430" w:rsidRDefault="00410809">
      <w:pPr>
        <w:spacing w:before="1"/>
        <w:ind w:left="833" w:right="402" w:hanging="361"/>
        <w:rPr>
          <w:b/>
          <w:bCs/>
          <w:sz w:val="24"/>
          <w:szCs w:val="24"/>
        </w:rPr>
      </w:pPr>
      <w:r>
        <w:rPr>
          <w:b/>
          <w:bCs/>
          <w:sz w:val="24"/>
          <w:szCs w:val="24"/>
        </w:rPr>
        <w:t>0   1.0   10   100</w:t>
      </w:r>
    </w:p>
    <w:p w14:paraId="080BE1B2" w14:textId="77777777" w:rsidR="00173430" w:rsidRDefault="00410809">
      <w:pPr>
        <w:spacing w:before="1"/>
        <w:ind w:left="833" w:right="402" w:hanging="361"/>
        <w:rPr>
          <w:b/>
          <w:bCs/>
          <w:sz w:val="24"/>
          <w:szCs w:val="24"/>
        </w:rPr>
      </w:pPr>
      <w:r>
        <w:rPr>
          <w:b/>
          <w:bCs/>
          <w:sz w:val="24"/>
          <w:szCs w:val="24"/>
        </w:rPr>
        <w:t>1   2.0   20   200</w:t>
      </w:r>
    </w:p>
    <w:p w14:paraId="4ADE20E3" w14:textId="77777777" w:rsidR="00173430" w:rsidRDefault="00410809">
      <w:pPr>
        <w:spacing w:before="1"/>
        <w:ind w:left="833" w:right="402" w:hanging="361"/>
        <w:rPr>
          <w:b/>
          <w:bCs/>
          <w:sz w:val="24"/>
          <w:szCs w:val="24"/>
        </w:rPr>
      </w:pPr>
      <w:r>
        <w:rPr>
          <w:b/>
          <w:bCs/>
          <w:sz w:val="24"/>
          <w:szCs w:val="24"/>
        </w:rPr>
        <w:t>2   3.0   30   300</w:t>
      </w:r>
    </w:p>
    <w:p w14:paraId="46A07949" w14:textId="77777777" w:rsidR="00173430" w:rsidRDefault="00173430">
      <w:pPr>
        <w:spacing w:before="1"/>
        <w:ind w:left="833" w:right="402" w:hanging="361"/>
        <w:rPr>
          <w:b/>
          <w:bCs/>
          <w:sz w:val="24"/>
          <w:szCs w:val="24"/>
        </w:rPr>
      </w:pPr>
    </w:p>
    <w:p w14:paraId="1559B0AD" w14:textId="77777777" w:rsidR="00173430" w:rsidRDefault="00173430">
      <w:pPr>
        <w:spacing w:before="1"/>
        <w:ind w:left="833" w:right="402" w:hanging="361"/>
        <w:rPr>
          <w:b/>
          <w:bCs/>
          <w:sz w:val="24"/>
          <w:szCs w:val="24"/>
        </w:rPr>
      </w:pPr>
    </w:p>
    <w:p w14:paraId="2CDB9771" w14:textId="77777777" w:rsidR="00173430" w:rsidRDefault="00410809">
      <w:pPr>
        <w:spacing w:before="1"/>
        <w:ind w:left="833" w:right="402" w:hanging="361"/>
        <w:rPr>
          <w:b/>
          <w:bCs/>
          <w:sz w:val="24"/>
          <w:szCs w:val="24"/>
        </w:rPr>
      </w:pPr>
      <w:r>
        <w:rPr>
          <w:b/>
          <w:bCs/>
          <w:sz w:val="24"/>
          <w:szCs w:val="24"/>
        </w:rPr>
        <w:t>3   4.0   40   400</w:t>
      </w:r>
    </w:p>
    <w:p w14:paraId="7F4DA589" w14:textId="77777777" w:rsidR="00173430" w:rsidRDefault="00410809">
      <w:pPr>
        <w:spacing w:before="1"/>
        <w:ind w:left="833" w:right="402" w:hanging="361"/>
        <w:rPr>
          <w:b/>
          <w:bCs/>
          <w:sz w:val="24"/>
          <w:szCs w:val="24"/>
        </w:rPr>
      </w:pPr>
      <w:r>
        <w:rPr>
          <w:b/>
          <w:bCs/>
          <w:sz w:val="24"/>
          <w:szCs w:val="24"/>
        </w:rPr>
        <w:t>4   5.0   50   500</w:t>
      </w:r>
    </w:p>
    <w:p w14:paraId="60D470A7" w14:textId="77777777" w:rsidR="00173430" w:rsidRDefault="00410809">
      <w:pPr>
        <w:spacing w:before="1"/>
        <w:ind w:left="833" w:right="402" w:hanging="361"/>
        <w:rPr>
          <w:b/>
          <w:bCs/>
          <w:sz w:val="24"/>
          <w:szCs w:val="24"/>
        </w:rPr>
      </w:pPr>
      <w:r>
        <w:rPr>
          <w:b/>
          <w:bCs/>
          <w:sz w:val="24"/>
          <w:szCs w:val="24"/>
        </w:rPr>
        <w:t xml:space="preserve">5   </w:t>
      </w:r>
      <w:proofErr w:type="spellStart"/>
      <w:r>
        <w:rPr>
          <w:b/>
          <w:bCs/>
          <w:sz w:val="24"/>
          <w:szCs w:val="24"/>
        </w:rPr>
        <w:t>NaN</w:t>
      </w:r>
      <w:proofErr w:type="spellEnd"/>
      <w:r>
        <w:rPr>
          <w:b/>
          <w:bCs/>
          <w:sz w:val="24"/>
          <w:szCs w:val="24"/>
        </w:rPr>
        <w:t xml:space="preserve">   60   600</w:t>
      </w:r>
    </w:p>
    <w:p w14:paraId="50F2A87C" w14:textId="77777777" w:rsidR="00173430" w:rsidRDefault="00410809">
      <w:pPr>
        <w:spacing w:before="1"/>
        <w:ind w:left="833" w:right="402" w:hanging="361"/>
        <w:rPr>
          <w:b/>
          <w:bCs/>
          <w:sz w:val="24"/>
          <w:szCs w:val="24"/>
        </w:rPr>
      </w:pPr>
      <w:r>
        <w:rPr>
          <w:b/>
          <w:bCs/>
          <w:sz w:val="24"/>
          <w:szCs w:val="24"/>
        </w:rPr>
        <w:t>6   7.0   70   700</w:t>
      </w:r>
    </w:p>
    <w:p w14:paraId="08367385" w14:textId="77777777" w:rsidR="00173430" w:rsidRDefault="00410809">
      <w:pPr>
        <w:spacing w:before="1"/>
        <w:ind w:left="833" w:right="402" w:hanging="361"/>
        <w:rPr>
          <w:b/>
          <w:bCs/>
          <w:sz w:val="24"/>
          <w:szCs w:val="24"/>
        </w:rPr>
      </w:pPr>
      <w:r>
        <w:rPr>
          <w:b/>
          <w:bCs/>
          <w:sz w:val="24"/>
          <w:szCs w:val="24"/>
        </w:rPr>
        <w:t>7   8.0   80   800</w:t>
      </w:r>
    </w:p>
    <w:p w14:paraId="2BFA59F5" w14:textId="77777777" w:rsidR="00173430" w:rsidRDefault="00410809">
      <w:pPr>
        <w:spacing w:before="1"/>
        <w:ind w:left="833" w:right="402" w:hanging="361"/>
        <w:rPr>
          <w:b/>
          <w:bCs/>
          <w:sz w:val="24"/>
          <w:szCs w:val="24"/>
        </w:rPr>
      </w:pPr>
      <w:r>
        <w:rPr>
          <w:b/>
          <w:bCs/>
          <w:sz w:val="24"/>
          <w:szCs w:val="24"/>
        </w:rPr>
        <w:t>8   9.0   90   900</w:t>
      </w:r>
    </w:p>
    <w:p w14:paraId="3E59DF06" w14:textId="77777777" w:rsidR="00173430" w:rsidRDefault="00410809">
      <w:pPr>
        <w:spacing w:before="1"/>
        <w:ind w:left="833" w:right="402" w:hanging="361"/>
        <w:rPr>
          <w:b/>
          <w:bCs/>
          <w:sz w:val="24"/>
          <w:szCs w:val="24"/>
        </w:rPr>
      </w:pPr>
      <w:proofErr w:type="gramStart"/>
      <w:r>
        <w:rPr>
          <w:b/>
          <w:bCs/>
          <w:sz w:val="24"/>
          <w:szCs w:val="24"/>
        </w:rPr>
        <w:t>9  10.0</w:t>
      </w:r>
      <w:proofErr w:type="gramEnd"/>
      <w:r>
        <w:rPr>
          <w:b/>
          <w:bCs/>
          <w:sz w:val="24"/>
          <w:szCs w:val="24"/>
        </w:rPr>
        <w:t xml:space="preserve">  </w:t>
      </w:r>
      <w:proofErr w:type="gramStart"/>
      <w:r>
        <w:rPr>
          <w:b/>
          <w:bCs/>
          <w:sz w:val="24"/>
          <w:szCs w:val="24"/>
        </w:rPr>
        <w:t>100  1000</w:t>
      </w:r>
      <w:proofErr w:type="gramEnd"/>
    </w:p>
    <w:p w14:paraId="18CDCCE9" w14:textId="77777777" w:rsidR="00173430" w:rsidRDefault="00173430">
      <w:pPr>
        <w:spacing w:before="1"/>
        <w:ind w:left="833" w:right="402" w:hanging="361"/>
        <w:rPr>
          <w:b/>
          <w:bCs/>
          <w:sz w:val="24"/>
          <w:szCs w:val="24"/>
        </w:rPr>
      </w:pPr>
    </w:p>
    <w:p w14:paraId="2A3AD76B" w14:textId="77777777" w:rsidR="00173430" w:rsidRDefault="00410809">
      <w:pPr>
        <w:spacing w:before="1"/>
        <w:ind w:left="833" w:right="402" w:hanging="361"/>
        <w:rPr>
          <w:b/>
          <w:bCs/>
          <w:sz w:val="24"/>
          <w:szCs w:val="24"/>
        </w:rPr>
      </w:pPr>
      <w:r>
        <w:rPr>
          <w:b/>
          <w:bCs/>
          <w:sz w:val="24"/>
          <w:szCs w:val="24"/>
        </w:rPr>
        <w:t>Selected Attributes:</w:t>
      </w:r>
    </w:p>
    <w:p w14:paraId="2E66F65E" w14:textId="77777777" w:rsidR="00173430" w:rsidRDefault="00410809">
      <w:pPr>
        <w:spacing w:before="1"/>
        <w:ind w:left="833" w:right="402" w:hanging="361"/>
        <w:rPr>
          <w:b/>
          <w:bCs/>
          <w:sz w:val="24"/>
          <w:szCs w:val="24"/>
        </w:rPr>
      </w:pPr>
      <w:r>
        <w:rPr>
          <w:b/>
          <w:bCs/>
          <w:sz w:val="24"/>
          <w:szCs w:val="24"/>
        </w:rPr>
        <w:t xml:space="preserve">      A    B</w:t>
      </w:r>
    </w:p>
    <w:p w14:paraId="3F064D77" w14:textId="77777777" w:rsidR="00173430" w:rsidRDefault="00410809">
      <w:pPr>
        <w:spacing w:before="1"/>
        <w:ind w:left="833" w:right="402" w:hanging="361"/>
        <w:rPr>
          <w:b/>
          <w:bCs/>
          <w:sz w:val="24"/>
          <w:szCs w:val="24"/>
        </w:rPr>
      </w:pPr>
      <w:r>
        <w:rPr>
          <w:b/>
          <w:bCs/>
          <w:sz w:val="24"/>
          <w:szCs w:val="24"/>
        </w:rPr>
        <w:t>0   1.0   10</w:t>
      </w:r>
    </w:p>
    <w:p w14:paraId="6FD6957C" w14:textId="77777777" w:rsidR="00173430" w:rsidRDefault="00410809">
      <w:pPr>
        <w:spacing w:before="1"/>
        <w:ind w:left="833" w:right="402" w:hanging="361"/>
        <w:rPr>
          <w:b/>
          <w:bCs/>
          <w:sz w:val="24"/>
          <w:szCs w:val="24"/>
        </w:rPr>
      </w:pPr>
      <w:r>
        <w:rPr>
          <w:b/>
          <w:bCs/>
          <w:sz w:val="24"/>
          <w:szCs w:val="24"/>
        </w:rPr>
        <w:t>1   2.0   20</w:t>
      </w:r>
    </w:p>
    <w:p w14:paraId="1631AC49" w14:textId="77777777" w:rsidR="00173430" w:rsidRDefault="00410809">
      <w:pPr>
        <w:spacing w:before="1"/>
        <w:ind w:left="833" w:right="402" w:hanging="361"/>
        <w:rPr>
          <w:b/>
          <w:bCs/>
          <w:sz w:val="24"/>
          <w:szCs w:val="24"/>
        </w:rPr>
      </w:pPr>
      <w:r>
        <w:rPr>
          <w:b/>
          <w:bCs/>
          <w:sz w:val="24"/>
          <w:szCs w:val="24"/>
        </w:rPr>
        <w:t>2   3.0   30</w:t>
      </w:r>
    </w:p>
    <w:p w14:paraId="0AAB3847" w14:textId="77777777" w:rsidR="00173430" w:rsidRDefault="00410809">
      <w:pPr>
        <w:spacing w:before="1"/>
        <w:ind w:left="833" w:right="402" w:hanging="361"/>
        <w:rPr>
          <w:b/>
          <w:bCs/>
          <w:sz w:val="24"/>
          <w:szCs w:val="24"/>
        </w:rPr>
      </w:pPr>
      <w:r>
        <w:rPr>
          <w:b/>
          <w:bCs/>
          <w:sz w:val="24"/>
          <w:szCs w:val="24"/>
        </w:rPr>
        <w:t>3   4.0   40</w:t>
      </w:r>
    </w:p>
    <w:p w14:paraId="659AA168" w14:textId="77777777" w:rsidR="00173430" w:rsidRDefault="00410809">
      <w:pPr>
        <w:spacing w:before="1"/>
        <w:ind w:left="833" w:right="402" w:hanging="361"/>
        <w:rPr>
          <w:b/>
          <w:bCs/>
          <w:sz w:val="24"/>
          <w:szCs w:val="24"/>
        </w:rPr>
      </w:pPr>
      <w:r>
        <w:rPr>
          <w:b/>
          <w:bCs/>
          <w:sz w:val="24"/>
          <w:szCs w:val="24"/>
        </w:rPr>
        <w:lastRenderedPageBreak/>
        <w:t>4   5.0   50</w:t>
      </w:r>
    </w:p>
    <w:p w14:paraId="782EF3A9" w14:textId="77777777" w:rsidR="00173430" w:rsidRDefault="00410809">
      <w:pPr>
        <w:spacing w:before="1"/>
        <w:ind w:left="833" w:right="402" w:hanging="361"/>
        <w:rPr>
          <w:b/>
          <w:bCs/>
          <w:sz w:val="24"/>
          <w:szCs w:val="24"/>
        </w:rPr>
      </w:pPr>
      <w:r>
        <w:rPr>
          <w:b/>
          <w:bCs/>
          <w:sz w:val="24"/>
          <w:szCs w:val="24"/>
        </w:rPr>
        <w:t xml:space="preserve">5   </w:t>
      </w:r>
      <w:proofErr w:type="spellStart"/>
      <w:r>
        <w:rPr>
          <w:b/>
          <w:bCs/>
          <w:sz w:val="24"/>
          <w:szCs w:val="24"/>
        </w:rPr>
        <w:t>NaN</w:t>
      </w:r>
      <w:proofErr w:type="spellEnd"/>
      <w:r>
        <w:rPr>
          <w:b/>
          <w:bCs/>
          <w:sz w:val="24"/>
          <w:szCs w:val="24"/>
        </w:rPr>
        <w:t xml:space="preserve">   60</w:t>
      </w:r>
    </w:p>
    <w:p w14:paraId="3C469547" w14:textId="77777777" w:rsidR="00173430" w:rsidRDefault="00410809">
      <w:pPr>
        <w:spacing w:before="1"/>
        <w:ind w:left="833" w:right="402" w:hanging="361"/>
        <w:rPr>
          <w:b/>
          <w:bCs/>
          <w:sz w:val="24"/>
          <w:szCs w:val="24"/>
        </w:rPr>
      </w:pPr>
      <w:r>
        <w:rPr>
          <w:b/>
          <w:bCs/>
          <w:sz w:val="24"/>
          <w:szCs w:val="24"/>
        </w:rPr>
        <w:t>6   7.0   70</w:t>
      </w:r>
    </w:p>
    <w:p w14:paraId="7AD99A6F" w14:textId="77777777" w:rsidR="00173430" w:rsidRDefault="00410809">
      <w:pPr>
        <w:spacing w:before="1"/>
        <w:ind w:left="833" w:right="402" w:hanging="361"/>
        <w:rPr>
          <w:b/>
          <w:bCs/>
          <w:sz w:val="24"/>
          <w:szCs w:val="24"/>
        </w:rPr>
      </w:pPr>
      <w:r>
        <w:rPr>
          <w:b/>
          <w:bCs/>
          <w:sz w:val="24"/>
          <w:szCs w:val="24"/>
        </w:rPr>
        <w:t>7   8.0   80</w:t>
      </w:r>
    </w:p>
    <w:p w14:paraId="090685C5" w14:textId="77777777" w:rsidR="00173430" w:rsidRDefault="00410809">
      <w:pPr>
        <w:spacing w:before="1"/>
        <w:ind w:left="833" w:right="402" w:hanging="361"/>
        <w:rPr>
          <w:b/>
          <w:bCs/>
          <w:sz w:val="24"/>
          <w:szCs w:val="24"/>
        </w:rPr>
      </w:pPr>
      <w:r>
        <w:rPr>
          <w:b/>
          <w:bCs/>
          <w:sz w:val="24"/>
          <w:szCs w:val="24"/>
        </w:rPr>
        <w:t>8   9.0   90</w:t>
      </w:r>
    </w:p>
    <w:p w14:paraId="5A468A57" w14:textId="77777777" w:rsidR="00173430" w:rsidRDefault="00410809">
      <w:pPr>
        <w:spacing w:before="1"/>
        <w:ind w:left="833" w:right="402" w:hanging="361"/>
        <w:rPr>
          <w:b/>
          <w:bCs/>
          <w:sz w:val="24"/>
          <w:szCs w:val="24"/>
        </w:rPr>
      </w:pPr>
      <w:proofErr w:type="gramStart"/>
      <w:r>
        <w:rPr>
          <w:b/>
          <w:bCs/>
          <w:sz w:val="24"/>
          <w:szCs w:val="24"/>
        </w:rPr>
        <w:t>9  10.0</w:t>
      </w:r>
      <w:proofErr w:type="gramEnd"/>
      <w:r>
        <w:rPr>
          <w:b/>
          <w:bCs/>
          <w:sz w:val="24"/>
          <w:szCs w:val="24"/>
        </w:rPr>
        <w:t xml:space="preserve">  100</w:t>
      </w:r>
    </w:p>
    <w:p w14:paraId="5F361926" w14:textId="77777777" w:rsidR="00173430" w:rsidRDefault="00173430">
      <w:pPr>
        <w:spacing w:before="1"/>
        <w:ind w:left="833" w:right="402" w:hanging="361"/>
        <w:rPr>
          <w:b/>
          <w:bCs/>
          <w:sz w:val="24"/>
          <w:szCs w:val="24"/>
        </w:rPr>
      </w:pPr>
    </w:p>
    <w:p w14:paraId="396FB613" w14:textId="77777777" w:rsidR="00173430" w:rsidRDefault="00410809">
      <w:pPr>
        <w:spacing w:before="1"/>
        <w:ind w:left="833" w:right="402" w:hanging="361"/>
        <w:rPr>
          <w:b/>
          <w:bCs/>
          <w:sz w:val="24"/>
          <w:szCs w:val="24"/>
        </w:rPr>
      </w:pPr>
      <w:r>
        <w:rPr>
          <w:b/>
          <w:bCs/>
          <w:sz w:val="24"/>
          <w:szCs w:val="24"/>
        </w:rPr>
        <w:t>Data with Missing Values Imputed:</w:t>
      </w:r>
    </w:p>
    <w:p w14:paraId="0DA8C6A1" w14:textId="77777777" w:rsidR="00173430" w:rsidRDefault="00410809">
      <w:pPr>
        <w:spacing w:before="1"/>
        <w:ind w:left="833" w:right="402" w:hanging="361"/>
        <w:rPr>
          <w:b/>
          <w:bCs/>
          <w:sz w:val="24"/>
          <w:szCs w:val="24"/>
        </w:rPr>
      </w:pPr>
      <w:r>
        <w:rPr>
          <w:b/>
          <w:bCs/>
          <w:sz w:val="24"/>
          <w:szCs w:val="24"/>
        </w:rPr>
        <w:t xml:space="preserve">           A      </w:t>
      </w:r>
      <w:proofErr w:type="gramStart"/>
      <w:r>
        <w:rPr>
          <w:b/>
          <w:bCs/>
          <w:sz w:val="24"/>
          <w:szCs w:val="24"/>
        </w:rPr>
        <w:t xml:space="preserve">B  </w:t>
      </w:r>
      <w:proofErr w:type="spellStart"/>
      <w:r>
        <w:rPr>
          <w:b/>
          <w:bCs/>
          <w:sz w:val="24"/>
          <w:szCs w:val="24"/>
        </w:rPr>
        <w:t>A</w:t>
      </w:r>
      <w:proofErr w:type="gramEnd"/>
      <w:r>
        <w:rPr>
          <w:b/>
          <w:bCs/>
          <w:sz w:val="24"/>
          <w:szCs w:val="24"/>
        </w:rPr>
        <w:t>_discretized</w:t>
      </w:r>
      <w:proofErr w:type="spellEnd"/>
    </w:p>
    <w:p w14:paraId="1ED8CC28" w14:textId="77777777" w:rsidR="00173430" w:rsidRDefault="00410809">
      <w:pPr>
        <w:spacing w:before="1"/>
        <w:ind w:left="833" w:right="402" w:hanging="361"/>
        <w:rPr>
          <w:b/>
          <w:bCs/>
          <w:sz w:val="24"/>
          <w:szCs w:val="24"/>
        </w:rPr>
      </w:pPr>
      <w:r>
        <w:rPr>
          <w:b/>
          <w:bCs/>
          <w:sz w:val="24"/>
          <w:szCs w:val="24"/>
        </w:rPr>
        <w:t>0   1.000000   10.0            0.0</w:t>
      </w:r>
    </w:p>
    <w:p w14:paraId="7E1CE0CF" w14:textId="77777777" w:rsidR="00173430" w:rsidRDefault="00410809">
      <w:pPr>
        <w:spacing w:before="1"/>
        <w:ind w:left="833" w:right="402" w:hanging="361"/>
        <w:rPr>
          <w:b/>
          <w:bCs/>
          <w:sz w:val="24"/>
          <w:szCs w:val="24"/>
        </w:rPr>
      </w:pPr>
      <w:r>
        <w:rPr>
          <w:b/>
          <w:bCs/>
          <w:sz w:val="24"/>
          <w:szCs w:val="24"/>
        </w:rPr>
        <w:t>1   2.000000   20.0            0.0</w:t>
      </w:r>
    </w:p>
    <w:p w14:paraId="34E973F0" w14:textId="77777777" w:rsidR="00173430" w:rsidRDefault="00410809">
      <w:pPr>
        <w:spacing w:before="1"/>
        <w:ind w:left="833" w:right="402" w:hanging="361"/>
        <w:rPr>
          <w:b/>
          <w:bCs/>
          <w:sz w:val="24"/>
          <w:szCs w:val="24"/>
        </w:rPr>
      </w:pPr>
      <w:r>
        <w:rPr>
          <w:b/>
          <w:bCs/>
          <w:sz w:val="24"/>
          <w:szCs w:val="24"/>
        </w:rPr>
        <w:t>2   3.000000   30.0            0.0</w:t>
      </w:r>
    </w:p>
    <w:p w14:paraId="7B119912" w14:textId="77777777" w:rsidR="00173430" w:rsidRDefault="00410809">
      <w:pPr>
        <w:spacing w:before="1"/>
        <w:ind w:left="833" w:right="402" w:hanging="361"/>
        <w:rPr>
          <w:b/>
          <w:bCs/>
          <w:sz w:val="24"/>
          <w:szCs w:val="24"/>
        </w:rPr>
      </w:pPr>
      <w:r>
        <w:rPr>
          <w:b/>
          <w:bCs/>
          <w:sz w:val="24"/>
          <w:szCs w:val="24"/>
        </w:rPr>
        <w:t>3   4.000000   40.0            1.0</w:t>
      </w:r>
    </w:p>
    <w:p w14:paraId="6D2A5467" w14:textId="77777777" w:rsidR="00173430" w:rsidRDefault="00410809">
      <w:pPr>
        <w:spacing w:before="1"/>
        <w:ind w:left="833" w:right="402" w:hanging="361"/>
        <w:rPr>
          <w:b/>
          <w:bCs/>
          <w:sz w:val="24"/>
          <w:szCs w:val="24"/>
        </w:rPr>
      </w:pPr>
      <w:r>
        <w:rPr>
          <w:b/>
          <w:bCs/>
          <w:sz w:val="24"/>
          <w:szCs w:val="24"/>
        </w:rPr>
        <w:t>4   5.000000   50.0            1.0</w:t>
      </w:r>
    </w:p>
    <w:p w14:paraId="0BF4DFD8" w14:textId="77777777" w:rsidR="00173430" w:rsidRDefault="00410809">
      <w:pPr>
        <w:spacing w:before="1"/>
        <w:ind w:left="833" w:right="402" w:hanging="361"/>
        <w:rPr>
          <w:b/>
          <w:bCs/>
          <w:sz w:val="24"/>
          <w:szCs w:val="24"/>
        </w:rPr>
      </w:pPr>
      <w:r>
        <w:rPr>
          <w:b/>
          <w:bCs/>
          <w:sz w:val="24"/>
          <w:szCs w:val="24"/>
        </w:rPr>
        <w:t>5   5.444444   60.0            1.0</w:t>
      </w:r>
    </w:p>
    <w:p w14:paraId="4C3C0EA6" w14:textId="77777777" w:rsidR="00173430" w:rsidRDefault="00410809">
      <w:pPr>
        <w:spacing w:before="1"/>
        <w:ind w:left="833" w:right="402" w:hanging="361"/>
        <w:rPr>
          <w:b/>
          <w:bCs/>
          <w:sz w:val="24"/>
          <w:szCs w:val="24"/>
        </w:rPr>
      </w:pPr>
      <w:r>
        <w:rPr>
          <w:b/>
          <w:bCs/>
          <w:sz w:val="24"/>
          <w:szCs w:val="24"/>
        </w:rPr>
        <w:t>6   7.000000   70.0            2.0</w:t>
      </w:r>
    </w:p>
    <w:p w14:paraId="370AE473" w14:textId="77777777" w:rsidR="00173430" w:rsidRDefault="00410809">
      <w:pPr>
        <w:spacing w:before="1"/>
        <w:ind w:left="833" w:right="402" w:hanging="361"/>
        <w:rPr>
          <w:b/>
          <w:bCs/>
          <w:sz w:val="24"/>
          <w:szCs w:val="24"/>
        </w:rPr>
      </w:pPr>
      <w:r>
        <w:rPr>
          <w:b/>
          <w:bCs/>
          <w:sz w:val="24"/>
          <w:szCs w:val="24"/>
        </w:rPr>
        <w:t>7   8.000000   80.0            2.0</w:t>
      </w:r>
    </w:p>
    <w:p w14:paraId="37EAEA11" w14:textId="77777777" w:rsidR="00173430" w:rsidRDefault="00410809">
      <w:pPr>
        <w:spacing w:before="1"/>
        <w:ind w:left="833" w:right="402" w:hanging="361"/>
        <w:rPr>
          <w:b/>
          <w:bCs/>
          <w:sz w:val="24"/>
          <w:szCs w:val="24"/>
        </w:rPr>
      </w:pPr>
      <w:r>
        <w:rPr>
          <w:b/>
          <w:bCs/>
          <w:sz w:val="24"/>
          <w:szCs w:val="24"/>
        </w:rPr>
        <w:t>8   9.000000   90.0            2.0</w:t>
      </w:r>
    </w:p>
    <w:p w14:paraId="4A22634B" w14:textId="77777777" w:rsidR="00173430" w:rsidRDefault="00410809">
      <w:pPr>
        <w:spacing w:before="1"/>
        <w:ind w:left="833" w:right="402" w:hanging="361"/>
        <w:rPr>
          <w:b/>
          <w:bCs/>
          <w:sz w:val="24"/>
          <w:szCs w:val="24"/>
        </w:rPr>
      </w:pPr>
      <w:proofErr w:type="gramStart"/>
      <w:r>
        <w:rPr>
          <w:b/>
          <w:bCs/>
          <w:sz w:val="24"/>
          <w:szCs w:val="24"/>
        </w:rPr>
        <w:t>9  10.000000</w:t>
      </w:r>
      <w:proofErr w:type="gramEnd"/>
      <w:r>
        <w:rPr>
          <w:b/>
          <w:bCs/>
          <w:sz w:val="24"/>
          <w:szCs w:val="24"/>
        </w:rPr>
        <w:t xml:space="preserve">  100.0          2.0</w:t>
      </w:r>
    </w:p>
    <w:p w14:paraId="24481B46" w14:textId="77777777" w:rsidR="00173430" w:rsidRDefault="00173430">
      <w:pPr>
        <w:spacing w:before="1"/>
        <w:ind w:left="833" w:right="402" w:hanging="361"/>
        <w:rPr>
          <w:b/>
          <w:bCs/>
          <w:sz w:val="24"/>
          <w:szCs w:val="24"/>
        </w:rPr>
      </w:pPr>
    </w:p>
    <w:p w14:paraId="7D4B1CE6" w14:textId="77777777" w:rsidR="00173430" w:rsidRDefault="00173430">
      <w:pPr>
        <w:spacing w:before="1"/>
        <w:ind w:left="833" w:right="402" w:hanging="361"/>
        <w:rPr>
          <w:b/>
          <w:bCs/>
          <w:sz w:val="24"/>
          <w:szCs w:val="24"/>
        </w:rPr>
      </w:pPr>
    </w:p>
    <w:p w14:paraId="45A0A6E7" w14:textId="77777777" w:rsidR="00173430" w:rsidRDefault="00410809">
      <w:pPr>
        <w:spacing w:before="1"/>
        <w:ind w:left="833" w:right="402" w:hanging="361"/>
        <w:rPr>
          <w:b/>
          <w:bCs/>
          <w:sz w:val="24"/>
          <w:szCs w:val="24"/>
        </w:rPr>
      </w:pPr>
      <w:r>
        <w:rPr>
          <w:b/>
          <w:bCs/>
          <w:sz w:val="24"/>
          <w:szCs w:val="24"/>
        </w:rPr>
        <w:t>Data with Outliers Removed:</w:t>
      </w:r>
    </w:p>
    <w:p w14:paraId="3F2FD5CB" w14:textId="77777777" w:rsidR="00173430" w:rsidRDefault="00410809">
      <w:pPr>
        <w:spacing w:before="1"/>
        <w:ind w:left="833" w:right="402" w:hanging="361"/>
        <w:rPr>
          <w:b/>
          <w:bCs/>
          <w:sz w:val="24"/>
          <w:szCs w:val="24"/>
        </w:rPr>
      </w:pPr>
      <w:r>
        <w:rPr>
          <w:b/>
          <w:bCs/>
          <w:sz w:val="24"/>
          <w:szCs w:val="24"/>
        </w:rPr>
        <w:t xml:space="preserve">           A      </w:t>
      </w:r>
      <w:proofErr w:type="gramStart"/>
      <w:r>
        <w:rPr>
          <w:b/>
          <w:bCs/>
          <w:sz w:val="24"/>
          <w:szCs w:val="24"/>
        </w:rPr>
        <w:t xml:space="preserve">B  </w:t>
      </w:r>
      <w:proofErr w:type="spellStart"/>
      <w:r>
        <w:rPr>
          <w:b/>
          <w:bCs/>
          <w:sz w:val="24"/>
          <w:szCs w:val="24"/>
        </w:rPr>
        <w:t>A</w:t>
      </w:r>
      <w:proofErr w:type="gramEnd"/>
      <w:r>
        <w:rPr>
          <w:b/>
          <w:bCs/>
          <w:sz w:val="24"/>
          <w:szCs w:val="24"/>
        </w:rPr>
        <w:t>_discretized</w:t>
      </w:r>
      <w:proofErr w:type="spellEnd"/>
    </w:p>
    <w:p w14:paraId="29299979" w14:textId="77777777" w:rsidR="00173430" w:rsidRDefault="00410809">
      <w:pPr>
        <w:spacing w:before="1"/>
        <w:ind w:left="833" w:right="402" w:hanging="361"/>
        <w:rPr>
          <w:b/>
          <w:bCs/>
          <w:sz w:val="24"/>
          <w:szCs w:val="24"/>
        </w:rPr>
      </w:pPr>
      <w:r>
        <w:rPr>
          <w:b/>
          <w:bCs/>
          <w:sz w:val="24"/>
          <w:szCs w:val="24"/>
        </w:rPr>
        <w:t>0   1.000000   10.0            0.0</w:t>
      </w:r>
    </w:p>
    <w:p w14:paraId="3BF190CC" w14:textId="77777777" w:rsidR="00173430" w:rsidRDefault="00410809">
      <w:pPr>
        <w:spacing w:before="1"/>
        <w:ind w:left="833" w:right="402" w:hanging="361"/>
        <w:rPr>
          <w:b/>
          <w:bCs/>
          <w:sz w:val="24"/>
          <w:szCs w:val="24"/>
        </w:rPr>
      </w:pPr>
      <w:r>
        <w:rPr>
          <w:b/>
          <w:bCs/>
          <w:sz w:val="24"/>
          <w:szCs w:val="24"/>
        </w:rPr>
        <w:t>1   2.000000   20.0            0.0</w:t>
      </w:r>
    </w:p>
    <w:p w14:paraId="3D4CB3C8" w14:textId="77777777" w:rsidR="00173430" w:rsidRDefault="00410809">
      <w:pPr>
        <w:spacing w:before="1"/>
        <w:ind w:left="833" w:right="402" w:hanging="361"/>
        <w:rPr>
          <w:b/>
          <w:bCs/>
          <w:sz w:val="24"/>
          <w:szCs w:val="24"/>
        </w:rPr>
      </w:pPr>
      <w:r>
        <w:rPr>
          <w:b/>
          <w:bCs/>
          <w:sz w:val="24"/>
          <w:szCs w:val="24"/>
        </w:rPr>
        <w:t>2   3.000000   30.0            0.0</w:t>
      </w:r>
    </w:p>
    <w:p w14:paraId="4299D90C" w14:textId="77777777" w:rsidR="00173430" w:rsidRDefault="00410809">
      <w:pPr>
        <w:spacing w:before="1"/>
        <w:ind w:left="833" w:right="402" w:hanging="361"/>
        <w:rPr>
          <w:b/>
          <w:bCs/>
          <w:sz w:val="24"/>
          <w:szCs w:val="24"/>
        </w:rPr>
      </w:pPr>
      <w:r>
        <w:rPr>
          <w:b/>
          <w:bCs/>
          <w:sz w:val="24"/>
          <w:szCs w:val="24"/>
        </w:rPr>
        <w:t>3   4.000000   40.0            1.0</w:t>
      </w:r>
    </w:p>
    <w:p w14:paraId="23286F96" w14:textId="77777777" w:rsidR="00173430" w:rsidRDefault="00410809">
      <w:pPr>
        <w:spacing w:before="1"/>
        <w:ind w:left="833" w:right="402" w:hanging="361"/>
        <w:rPr>
          <w:b/>
          <w:bCs/>
          <w:sz w:val="24"/>
          <w:szCs w:val="24"/>
        </w:rPr>
      </w:pPr>
      <w:r>
        <w:rPr>
          <w:b/>
          <w:bCs/>
          <w:sz w:val="24"/>
          <w:szCs w:val="24"/>
        </w:rPr>
        <w:t>4   5.000000   50.0            1.0</w:t>
      </w:r>
    </w:p>
    <w:p w14:paraId="614D993E" w14:textId="77777777" w:rsidR="00173430" w:rsidRDefault="00410809">
      <w:pPr>
        <w:spacing w:before="1"/>
        <w:ind w:left="833" w:right="402" w:hanging="361"/>
        <w:rPr>
          <w:b/>
          <w:bCs/>
          <w:sz w:val="24"/>
          <w:szCs w:val="24"/>
        </w:rPr>
      </w:pPr>
      <w:r>
        <w:rPr>
          <w:b/>
          <w:bCs/>
          <w:sz w:val="24"/>
          <w:szCs w:val="24"/>
        </w:rPr>
        <w:t>5   5.444444   60.0            1.0</w:t>
      </w:r>
    </w:p>
    <w:p w14:paraId="78FCD1DC" w14:textId="77777777" w:rsidR="00173430" w:rsidRDefault="00410809">
      <w:pPr>
        <w:spacing w:before="1"/>
        <w:ind w:left="833" w:right="402" w:hanging="361"/>
        <w:rPr>
          <w:b/>
          <w:bCs/>
          <w:sz w:val="24"/>
          <w:szCs w:val="24"/>
        </w:rPr>
      </w:pPr>
      <w:r>
        <w:rPr>
          <w:b/>
          <w:bCs/>
          <w:sz w:val="24"/>
          <w:szCs w:val="24"/>
        </w:rPr>
        <w:t>6   7.000000   70.0            2.0</w:t>
      </w:r>
    </w:p>
    <w:p w14:paraId="160BEC2C" w14:textId="77777777" w:rsidR="00173430" w:rsidRDefault="00410809">
      <w:pPr>
        <w:spacing w:before="1"/>
        <w:ind w:left="833" w:right="402" w:hanging="361"/>
        <w:rPr>
          <w:b/>
          <w:bCs/>
          <w:sz w:val="24"/>
          <w:szCs w:val="24"/>
        </w:rPr>
      </w:pPr>
      <w:r>
        <w:rPr>
          <w:b/>
          <w:bCs/>
          <w:sz w:val="24"/>
          <w:szCs w:val="24"/>
        </w:rPr>
        <w:t>7   8.000000   80.0            2.0</w:t>
      </w:r>
    </w:p>
    <w:p w14:paraId="62700237" w14:textId="77777777" w:rsidR="00173430" w:rsidRDefault="00173430">
      <w:pPr>
        <w:spacing w:before="1"/>
        <w:ind w:left="833" w:right="402" w:hanging="361"/>
        <w:rPr>
          <w:b/>
          <w:bCs/>
          <w:sz w:val="24"/>
          <w:szCs w:val="24"/>
        </w:rPr>
      </w:pPr>
    </w:p>
    <w:p w14:paraId="7E11D497" w14:textId="77777777" w:rsidR="00173430" w:rsidRDefault="00410809">
      <w:pPr>
        <w:spacing w:before="1"/>
        <w:ind w:left="833" w:right="402" w:hanging="361"/>
        <w:rPr>
          <w:b/>
          <w:bCs/>
          <w:sz w:val="24"/>
          <w:szCs w:val="24"/>
        </w:rPr>
      </w:pPr>
      <w:r>
        <w:rPr>
          <w:b/>
          <w:bCs/>
          <w:sz w:val="24"/>
          <w:szCs w:val="24"/>
        </w:rPr>
        <w:t>8   9.000000   90.0            2.0</w:t>
      </w:r>
    </w:p>
    <w:p w14:paraId="0D15922E" w14:textId="77777777" w:rsidR="00173430" w:rsidRDefault="00410809">
      <w:pPr>
        <w:spacing w:before="1"/>
        <w:ind w:left="833" w:right="402" w:hanging="361"/>
        <w:rPr>
          <w:b/>
          <w:bCs/>
          <w:sz w:val="24"/>
          <w:szCs w:val="24"/>
        </w:rPr>
      </w:pPr>
      <w:proofErr w:type="gramStart"/>
      <w:r>
        <w:rPr>
          <w:b/>
          <w:bCs/>
          <w:sz w:val="24"/>
          <w:szCs w:val="24"/>
        </w:rPr>
        <w:t>9  10.000000</w:t>
      </w:r>
      <w:proofErr w:type="gramEnd"/>
      <w:r>
        <w:rPr>
          <w:b/>
          <w:bCs/>
          <w:sz w:val="24"/>
          <w:szCs w:val="24"/>
        </w:rPr>
        <w:t xml:space="preserve">  100.0            2.0</w:t>
      </w:r>
    </w:p>
    <w:p w14:paraId="0F95A2CA" w14:textId="77777777" w:rsidR="00173430" w:rsidRDefault="00173430">
      <w:pPr>
        <w:spacing w:before="1"/>
        <w:ind w:left="833" w:right="402" w:hanging="361"/>
        <w:rPr>
          <w:b/>
          <w:bCs/>
          <w:sz w:val="24"/>
          <w:szCs w:val="24"/>
        </w:rPr>
      </w:pPr>
    </w:p>
    <w:p w14:paraId="7A92DC12" w14:textId="77777777" w:rsidR="00173430" w:rsidRDefault="00173430">
      <w:pPr>
        <w:spacing w:before="1"/>
        <w:ind w:left="833" w:right="402" w:hanging="361"/>
        <w:rPr>
          <w:b/>
          <w:bCs/>
          <w:sz w:val="24"/>
          <w:szCs w:val="24"/>
        </w:rPr>
      </w:pPr>
    </w:p>
    <w:p w14:paraId="6F11A3AF" w14:textId="77777777" w:rsidR="00173430" w:rsidRDefault="00410809">
      <w:pPr>
        <w:spacing w:before="1"/>
        <w:ind w:left="833" w:right="402" w:hanging="361"/>
        <w:rPr>
          <w:b/>
          <w:bCs/>
          <w:sz w:val="24"/>
          <w:szCs w:val="24"/>
        </w:rPr>
      </w:pPr>
      <w:r>
        <w:rPr>
          <w:b/>
          <w:bCs/>
          <w:sz w:val="24"/>
          <w:szCs w:val="24"/>
        </w:rPr>
        <w:t>3.Apply KNN algorithm for classification and regression</w:t>
      </w:r>
    </w:p>
    <w:p w14:paraId="12C1683D" w14:textId="77777777" w:rsidR="00173430" w:rsidRDefault="00173430">
      <w:pPr>
        <w:spacing w:before="1"/>
        <w:ind w:left="833" w:right="402" w:hanging="361"/>
        <w:rPr>
          <w:b/>
          <w:bCs/>
          <w:sz w:val="24"/>
          <w:szCs w:val="24"/>
        </w:rPr>
      </w:pPr>
    </w:p>
    <w:p w14:paraId="20C8A2C9" w14:textId="77777777" w:rsidR="00173430" w:rsidRDefault="00410809">
      <w:pPr>
        <w:spacing w:before="1"/>
        <w:ind w:left="833" w:right="402" w:hanging="361"/>
        <w:rPr>
          <w:b/>
          <w:bCs/>
          <w:sz w:val="24"/>
          <w:szCs w:val="24"/>
        </w:rPr>
      </w:pPr>
      <w:r>
        <w:rPr>
          <w:b/>
          <w:bCs/>
          <w:sz w:val="24"/>
          <w:szCs w:val="24"/>
        </w:rPr>
        <w:t>KNN Algorithm for Classification</w:t>
      </w:r>
    </w:p>
    <w:p w14:paraId="4C19BC74" w14:textId="77777777" w:rsidR="00173430" w:rsidRDefault="00410809">
      <w:pPr>
        <w:spacing w:before="1"/>
        <w:ind w:left="833" w:right="402" w:hanging="361"/>
        <w:rPr>
          <w:sz w:val="24"/>
          <w:szCs w:val="24"/>
        </w:rPr>
      </w:pPr>
      <w:r>
        <w:rPr>
          <w:b/>
          <w:bCs/>
          <w:sz w:val="24"/>
          <w:szCs w:val="24"/>
        </w:rPr>
        <w:t xml:space="preserve">1. </w:t>
      </w:r>
      <w:r>
        <w:rPr>
          <w:sz w:val="24"/>
          <w:szCs w:val="24"/>
        </w:rPr>
        <w:t>Prepare the dataset: Collect and preprocess the data, including feature scaling and encoding categorical variables.</w:t>
      </w:r>
    </w:p>
    <w:p w14:paraId="125F9A44" w14:textId="77777777" w:rsidR="00173430" w:rsidRDefault="00410809">
      <w:pPr>
        <w:spacing w:before="1"/>
        <w:ind w:left="833" w:right="402" w:hanging="361"/>
        <w:rPr>
          <w:sz w:val="24"/>
          <w:szCs w:val="24"/>
        </w:rPr>
      </w:pPr>
      <w:r>
        <w:rPr>
          <w:sz w:val="24"/>
          <w:szCs w:val="24"/>
        </w:rPr>
        <w:t xml:space="preserve">2. Choose the value of K: Select the number of nearest </w:t>
      </w:r>
      <w:proofErr w:type="spellStart"/>
      <w:r>
        <w:rPr>
          <w:sz w:val="24"/>
          <w:szCs w:val="24"/>
        </w:rPr>
        <w:t>neighbors</w:t>
      </w:r>
      <w:proofErr w:type="spellEnd"/>
      <w:r>
        <w:rPr>
          <w:sz w:val="24"/>
          <w:szCs w:val="24"/>
        </w:rPr>
        <w:t xml:space="preserve"> to consider for classification.</w:t>
      </w:r>
    </w:p>
    <w:p w14:paraId="78ADDA4C" w14:textId="77777777" w:rsidR="00173430" w:rsidRDefault="00410809">
      <w:pPr>
        <w:spacing w:before="1"/>
        <w:ind w:left="833" w:right="402" w:hanging="361"/>
        <w:rPr>
          <w:sz w:val="24"/>
          <w:szCs w:val="24"/>
        </w:rPr>
      </w:pPr>
      <w:r>
        <w:rPr>
          <w:sz w:val="24"/>
          <w:szCs w:val="24"/>
        </w:rPr>
        <w:t>3. Calculate the distances: Compute the distances between the new instance and all instances in the training set.</w:t>
      </w:r>
    </w:p>
    <w:p w14:paraId="409C8D45" w14:textId="77777777" w:rsidR="00173430" w:rsidRDefault="00410809">
      <w:pPr>
        <w:spacing w:before="1"/>
        <w:ind w:left="833" w:right="402" w:hanging="361"/>
        <w:rPr>
          <w:sz w:val="24"/>
          <w:szCs w:val="24"/>
        </w:rPr>
      </w:pPr>
      <w:r>
        <w:rPr>
          <w:sz w:val="24"/>
          <w:szCs w:val="24"/>
        </w:rPr>
        <w:t xml:space="preserve">4. Find the K nearest </w:t>
      </w:r>
      <w:proofErr w:type="spellStart"/>
      <w:r>
        <w:rPr>
          <w:sz w:val="24"/>
          <w:szCs w:val="24"/>
        </w:rPr>
        <w:t>neighbors</w:t>
      </w:r>
      <w:proofErr w:type="spellEnd"/>
      <w:r>
        <w:rPr>
          <w:sz w:val="24"/>
          <w:szCs w:val="24"/>
        </w:rPr>
        <w:t>: Identify the K instances with the smallest distances.</w:t>
      </w:r>
    </w:p>
    <w:p w14:paraId="50E46D0D" w14:textId="77777777" w:rsidR="00173430" w:rsidRDefault="00410809">
      <w:pPr>
        <w:spacing w:before="1"/>
        <w:ind w:left="833" w:right="402" w:hanging="361"/>
        <w:rPr>
          <w:sz w:val="24"/>
          <w:szCs w:val="24"/>
        </w:rPr>
      </w:pPr>
      <w:r>
        <w:rPr>
          <w:sz w:val="24"/>
          <w:szCs w:val="24"/>
        </w:rPr>
        <w:t xml:space="preserve">5. Vote for the class label: Assign the class label based on the majority vote of the K nearest </w:t>
      </w:r>
      <w:proofErr w:type="spellStart"/>
      <w:r>
        <w:rPr>
          <w:sz w:val="24"/>
          <w:szCs w:val="24"/>
        </w:rPr>
        <w:t>neighbors</w:t>
      </w:r>
      <w:proofErr w:type="spellEnd"/>
      <w:r>
        <w:rPr>
          <w:sz w:val="24"/>
          <w:szCs w:val="24"/>
        </w:rPr>
        <w:t>.</w:t>
      </w:r>
    </w:p>
    <w:p w14:paraId="66387585" w14:textId="77777777" w:rsidR="00173430" w:rsidRDefault="00173430">
      <w:pPr>
        <w:spacing w:before="1"/>
        <w:ind w:left="833" w:right="402" w:hanging="361"/>
        <w:rPr>
          <w:b/>
          <w:bCs/>
          <w:sz w:val="24"/>
          <w:szCs w:val="24"/>
        </w:rPr>
      </w:pPr>
    </w:p>
    <w:p w14:paraId="1F015B71" w14:textId="77777777" w:rsidR="00173430" w:rsidRDefault="00410809">
      <w:pPr>
        <w:spacing w:before="1"/>
        <w:ind w:left="833" w:right="402" w:hanging="361"/>
        <w:rPr>
          <w:b/>
          <w:bCs/>
          <w:sz w:val="24"/>
          <w:szCs w:val="24"/>
        </w:rPr>
      </w:pPr>
      <w:r>
        <w:rPr>
          <w:b/>
          <w:bCs/>
          <w:sz w:val="24"/>
          <w:szCs w:val="24"/>
        </w:rPr>
        <w:t>KNN Algorithm for Regression</w:t>
      </w:r>
    </w:p>
    <w:p w14:paraId="121DB5A7" w14:textId="77777777" w:rsidR="00173430" w:rsidRDefault="00173430">
      <w:pPr>
        <w:spacing w:before="1"/>
        <w:ind w:left="833" w:right="402" w:hanging="361"/>
        <w:rPr>
          <w:b/>
          <w:bCs/>
          <w:sz w:val="24"/>
          <w:szCs w:val="24"/>
        </w:rPr>
      </w:pPr>
    </w:p>
    <w:p w14:paraId="18CE729B" w14:textId="77777777" w:rsidR="00173430" w:rsidRDefault="00410809">
      <w:pPr>
        <w:spacing w:before="1"/>
        <w:ind w:left="833" w:right="402" w:hanging="361"/>
        <w:rPr>
          <w:sz w:val="24"/>
          <w:szCs w:val="24"/>
        </w:rPr>
      </w:pPr>
      <w:r>
        <w:rPr>
          <w:sz w:val="24"/>
          <w:szCs w:val="24"/>
        </w:rPr>
        <w:t>1.</w:t>
      </w:r>
      <w:r>
        <w:rPr>
          <w:b/>
          <w:bCs/>
          <w:sz w:val="24"/>
          <w:szCs w:val="24"/>
        </w:rPr>
        <w:t xml:space="preserve"> </w:t>
      </w:r>
      <w:r>
        <w:rPr>
          <w:sz w:val="24"/>
          <w:szCs w:val="24"/>
        </w:rPr>
        <w:t>Prepare the dataset: Collect and preprocess the data, including feature scaling and encoding categorical variables.</w:t>
      </w:r>
    </w:p>
    <w:p w14:paraId="430F5ADB" w14:textId="77777777" w:rsidR="00173430" w:rsidRDefault="00410809">
      <w:pPr>
        <w:spacing w:before="1"/>
        <w:ind w:left="833" w:right="402" w:hanging="361"/>
        <w:rPr>
          <w:sz w:val="24"/>
          <w:szCs w:val="24"/>
        </w:rPr>
      </w:pPr>
      <w:r>
        <w:rPr>
          <w:sz w:val="24"/>
          <w:szCs w:val="24"/>
        </w:rPr>
        <w:t xml:space="preserve">2. Choose the value of K: Select the number of nearest </w:t>
      </w:r>
      <w:proofErr w:type="spellStart"/>
      <w:r>
        <w:rPr>
          <w:sz w:val="24"/>
          <w:szCs w:val="24"/>
        </w:rPr>
        <w:t>neighbors</w:t>
      </w:r>
      <w:proofErr w:type="spellEnd"/>
      <w:r>
        <w:rPr>
          <w:sz w:val="24"/>
          <w:szCs w:val="24"/>
        </w:rPr>
        <w:t xml:space="preserve"> to consider for regression.</w:t>
      </w:r>
    </w:p>
    <w:p w14:paraId="3F1D6664" w14:textId="77777777" w:rsidR="00173430" w:rsidRDefault="00410809">
      <w:pPr>
        <w:spacing w:before="1"/>
        <w:ind w:left="833" w:right="402" w:hanging="361"/>
        <w:rPr>
          <w:sz w:val="24"/>
          <w:szCs w:val="24"/>
        </w:rPr>
      </w:pPr>
      <w:r>
        <w:rPr>
          <w:sz w:val="24"/>
          <w:szCs w:val="24"/>
        </w:rPr>
        <w:t xml:space="preserve">3. Calculate the distances: Compute the distances between the new instance and all instances in the </w:t>
      </w:r>
      <w:r>
        <w:rPr>
          <w:sz w:val="24"/>
          <w:szCs w:val="24"/>
        </w:rPr>
        <w:lastRenderedPageBreak/>
        <w:t>training set.</w:t>
      </w:r>
    </w:p>
    <w:p w14:paraId="65EDD435" w14:textId="77777777" w:rsidR="00173430" w:rsidRDefault="00410809">
      <w:pPr>
        <w:spacing w:before="1"/>
        <w:ind w:left="833" w:right="402" w:hanging="361"/>
        <w:rPr>
          <w:sz w:val="24"/>
          <w:szCs w:val="24"/>
        </w:rPr>
      </w:pPr>
      <w:r>
        <w:rPr>
          <w:sz w:val="24"/>
          <w:szCs w:val="24"/>
        </w:rPr>
        <w:t xml:space="preserve">4. Find the K nearest </w:t>
      </w:r>
      <w:proofErr w:type="spellStart"/>
      <w:r>
        <w:rPr>
          <w:sz w:val="24"/>
          <w:szCs w:val="24"/>
        </w:rPr>
        <w:t>neighbors</w:t>
      </w:r>
      <w:proofErr w:type="spellEnd"/>
      <w:r>
        <w:rPr>
          <w:sz w:val="24"/>
          <w:szCs w:val="24"/>
        </w:rPr>
        <w:t>: Identify the K instances with the smallest distances.</w:t>
      </w:r>
    </w:p>
    <w:p w14:paraId="6FF2D2D6" w14:textId="77777777" w:rsidR="00173430" w:rsidRDefault="00410809">
      <w:pPr>
        <w:spacing w:before="1"/>
        <w:ind w:left="833" w:right="402" w:hanging="361"/>
        <w:rPr>
          <w:sz w:val="24"/>
          <w:szCs w:val="24"/>
        </w:rPr>
      </w:pPr>
      <w:r>
        <w:rPr>
          <w:sz w:val="24"/>
          <w:szCs w:val="24"/>
        </w:rPr>
        <w:t xml:space="preserve">5. Calculate the weighted average: Compute the weighted average of the target values of the K nearest </w:t>
      </w:r>
      <w:proofErr w:type="spellStart"/>
      <w:r>
        <w:rPr>
          <w:sz w:val="24"/>
          <w:szCs w:val="24"/>
        </w:rPr>
        <w:t>neighbors</w:t>
      </w:r>
      <w:proofErr w:type="spellEnd"/>
      <w:r>
        <w:rPr>
          <w:sz w:val="24"/>
          <w:szCs w:val="24"/>
        </w:rPr>
        <w:t>.</w:t>
      </w:r>
    </w:p>
    <w:p w14:paraId="518F56EC" w14:textId="77777777" w:rsidR="00173430" w:rsidRDefault="00410809">
      <w:pPr>
        <w:spacing w:before="1"/>
        <w:ind w:left="833" w:right="402" w:hanging="361"/>
        <w:rPr>
          <w:b/>
          <w:bCs/>
          <w:sz w:val="24"/>
          <w:szCs w:val="24"/>
        </w:rPr>
      </w:pPr>
      <w:r>
        <w:rPr>
          <w:b/>
          <w:bCs/>
          <w:sz w:val="24"/>
          <w:szCs w:val="24"/>
        </w:rPr>
        <w:t>Coding:</w:t>
      </w:r>
    </w:p>
    <w:p w14:paraId="03068D41" w14:textId="77777777" w:rsidR="00173430" w:rsidRDefault="00410809">
      <w:pPr>
        <w:spacing w:before="1"/>
        <w:ind w:left="833" w:right="402" w:hanging="361"/>
        <w:rPr>
          <w:sz w:val="24"/>
          <w:szCs w:val="24"/>
        </w:rPr>
      </w:pPr>
      <w:r>
        <w:rPr>
          <w:sz w:val="24"/>
          <w:szCs w:val="24"/>
        </w:rPr>
        <w:t># This code provides a basic framework for applying KNN to classification and regression.</w:t>
      </w:r>
    </w:p>
    <w:p w14:paraId="2D65B135" w14:textId="77777777" w:rsidR="00173430" w:rsidRDefault="00410809">
      <w:pPr>
        <w:spacing w:before="1"/>
        <w:ind w:left="833" w:right="402" w:hanging="361"/>
        <w:rPr>
          <w:sz w:val="24"/>
          <w:szCs w:val="24"/>
        </w:rPr>
      </w:pPr>
      <w:r>
        <w:rPr>
          <w:sz w:val="24"/>
          <w:szCs w:val="24"/>
        </w:rPr>
        <w:t># You'll need to adapt it to your specific dataset and problem.</w:t>
      </w:r>
    </w:p>
    <w:p w14:paraId="314C19BF" w14:textId="77777777" w:rsidR="00173430" w:rsidRDefault="00173430">
      <w:pPr>
        <w:spacing w:before="1"/>
        <w:ind w:left="833" w:right="402" w:hanging="361"/>
        <w:rPr>
          <w:sz w:val="24"/>
          <w:szCs w:val="24"/>
        </w:rPr>
      </w:pPr>
    </w:p>
    <w:p w14:paraId="4F84768C" w14:textId="77777777" w:rsidR="00173430" w:rsidRDefault="00410809">
      <w:pPr>
        <w:spacing w:before="1"/>
        <w:ind w:left="833" w:right="402" w:hanging="361"/>
        <w:rPr>
          <w:sz w:val="24"/>
          <w:szCs w:val="24"/>
        </w:rPr>
      </w:pPr>
      <w:r>
        <w:rPr>
          <w:sz w:val="24"/>
          <w:szCs w:val="24"/>
        </w:rPr>
        <w:t xml:space="preserve">import </w:t>
      </w:r>
      <w:proofErr w:type="spellStart"/>
      <w:r>
        <w:rPr>
          <w:sz w:val="24"/>
          <w:szCs w:val="24"/>
        </w:rPr>
        <w:t>numpy</w:t>
      </w:r>
      <w:proofErr w:type="spellEnd"/>
      <w:r>
        <w:rPr>
          <w:sz w:val="24"/>
          <w:szCs w:val="24"/>
        </w:rPr>
        <w:t xml:space="preserve"> as np</w:t>
      </w:r>
    </w:p>
    <w:p w14:paraId="27C4C19C" w14:textId="77777777" w:rsidR="00173430" w:rsidRDefault="00410809">
      <w:pPr>
        <w:spacing w:before="1"/>
        <w:ind w:left="833" w:right="402" w:hanging="361"/>
        <w:rPr>
          <w:sz w:val="24"/>
          <w:szCs w:val="24"/>
        </w:rPr>
      </w:pPr>
      <w:r>
        <w:rPr>
          <w:sz w:val="24"/>
          <w:szCs w:val="24"/>
        </w:rPr>
        <w:t xml:space="preserve">from </w:t>
      </w:r>
      <w:proofErr w:type="spellStart"/>
      <w:proofErr w:type="gramStart"/>
      <w:r>
        <w:rPr>
          <w:sz w:val="24"/>
          <w:szCs w:val="24"/>
        </w:rPr>
        <w:t>sklearn.model</w:t>
      </w:r>
      <w:proofErr w:type="gramEnd"/>
      <w:r>
        <w:rPr>
          <w:sz w:val="24"/>
          <w:szCs w:val="24"/>
        </w:rPr>
        <w:t>_selection</w:t>
      </w:r>
      <w:proofErr w:type="spellEnd"/>
      <w:r>
        <w:rPr>
          <w:sz w:val="24"/>
          <w:szCs w:val="24"/>
        </w:rPr>
        <w:t xml:space="preserve"> import </w:t>
      </w:r>
      <w:proofErr w:type="spellStart"/>
      <w:r>
        <w:rPr>
          <w:sz w:val="24"/>
          <w:szCs w:val="24"/>
        </w:rPr>
        <w:t>train_test_split</w:t>
      </w:r>
      <w:proofErr w:type="spellEnd"/>
    </w:p>
    <w:p w14:paraId="424454F7" w14:textId="77777777" w:rsidR="00173430" w:rsidRDefault="00410809">
      <w:pPr>
        <w:spacing w:before="1"/>
        <w:ind w:left="833" w:right="402" w:hanging="361"/>
        <w:rPr>
          <w:sz w:val="24"/>
          <w:szCs w:val="24"/>
        </w:rPr>
      </w:pPr>
      <w:r>
        <w:rPr>
          <w:sz w:val="24"/>
          <w:szCs w:val="24"/>
        </w:rPr>
        <w:t xml:space="preserve">from </w:t>
      </w:r>
      <w:proofErr w:type="spellStart"/>
      <w:proofErr w:type="gramStart"/>
      <w:r>
        <w:rPr>
          <w:sz w:val="24"/>
          <w:szCs w:val="24"/>
        </w:rPr>
        <w:t>sklearn.neighbors</w:t>
      </w:r>
      <w:proofErr w:type="spellEnd"/>
      <w:proofErr w:type="gramEnd"/>
      <w:r>
        <w:rPr>
          <w:sz w:val="24"/>
          <w:szCs w:val="24"/>
        </w:rPr>
        <w:t xml:space="preserve"> import </w:t>
      </w:r>
      <w:proofErr w:type="spellStart"/>
      <w:r>
        <w:rPr>
          <w:sz w:val="24"/>
          <w:szCs w:val="24"/>
        </w:rPr>
        <w:t>KNeighborsClassifier</w:t>
      </w:r>
      <w:proofErr w:type="spellEnd"/>
      <w:r>
        <w:rPr>
          <w:sz w:val="24"/>
          <w:szCs w:val="24"/>
        </w:rPr>
        <w:t xml:space="preserve">, </w:t>
      </w:r>
      <w:proofErr w:type="spellStart"/>
      <w:r>
        <w:rPr>
          <w:sz w:val="24"/>
          <w:szCs w:val="24"/>
        </w:rPr>
        <w:t>KNeighborsRegressor</w:t>
      </w:r>
      <w:proofErr w:type="spellEnd"/>
    </w:p>
    <w:p w14:paraId="527C52A8" w14:textId="77777777" w:rsidR="00173430" w:rsidRDefault="00410809">
      <w:pPr>
        <w:spacing w:before="1"/>
        <w:ind w:left="833" w:right="402" w:hanging="361"/>
        <w:rPr>
          <w:sz w:val="24"/>
          <w:szCs w:val="24"/>
        </w:rPr>
      </w:pPr>
      <w:r>
        <w:rPr>
          <w:sz w:val="24"/>
          <w:szCs w:val="24"/>
        </w:rPr>
        <w:t xml:space="preserve">from </w:t>
      </w:r>
      <w:proofErr w:type="spellStart"/>
      <w:proofErr w:type="gramStart"/>
      <w:r>
        <w:rPr>
          <w:sz w:val="24"/>
          <w:szCs w:val="24"/>
        </w:rPr>
        <w:t>sklearn.metrics</w:t>
      </w:r>
      <w:proofErr w:type="spellEnd"/>
      <w:proofErr w:type="gramEnd"/>
      <w:r>
        <w:rPr>
          <w:sz w:val="24"/>
          <w:szCs w:val="24"/>
        </w:rPr>
        <w:t xml:space="preserve"> import </w:t>
      </w:r>
      <w:proofErr w:type="spellStart"/>
      <w:r>
        <w:rPr>
          <w:sz w:val="24"/>
          <w:szCs w:val="24"/>
        </w:rPr>
        <w:t>accuracy_score</w:t>
      </w:r>
      <w:proofErr w:type="spellEnd"/>
      <w:r>
        <w:rPr>
          <w:sz w:val="24"/>
          <w:szCs w:val="24"/>
        </w:rPr>
        <w:t xml:space="preserve">, </w:t>
      </w:r>
      <w:proofErr w:type="spellStart"/>
      <w:r>
        <w:rPr>
          <w:sz w:val="24"/>
          <w:szCs w:val="24"/>
        </w:rPr>
        <w:t>mean_squared_error</w:t>
      </w:r>
      <w:proofErr w:type="spellEnd"/>
    </w:p>
    <w:p w14:paraId="067BE973" w14:textId="77777777" w:rsidR="00173430" w:rsidRDefault="00173430">
      <w:pPr>
        <w:spacing w:before="1"/>
        <w:ind w:left="833" w:right="402" w:hanging="361"/>
        <w:rPr>
          <w:sz w:val="24"/>
          <w:szCs w:val="24"/>
        </w:rPr>
      </w:pPr>
    </w:p>
    <w:p w14:paraId="5AB7A243" w14:textId="77777777" w:rsidR="00173430" w:rsidRDefault="00410809">
      <w:pPr>
        <w:spacing w:before="1"/>
        <w:ind w:left="833" w:right="402" w:hanging="361"/>
        <w:rPr>
          <w:sz w:val="24"/>
          <w:szCs w:val="24"/>
        </w:rPr>
      </w:pPr>
      <w:r>
        <w:rPr>
          <w:sz w:val="24"/>
          <w:szCs w:val="24"/>
        </w:rPr>
        <w:t># Sample data (replace with your own)</w:t>
      </w:r>
    </w:p>
    <w:p w14:paraId="51D8DB1A" w14:textId="77777777" w:rsidR="00173430" w:rsidRDefault="00410809">
      <w:pPr>
        <w:spacing w:before="1"/>
        <w:ind w:left="833" w:right="402" w:hanging="361"/>
        <w:rPr>
          <w:sz w:val="24"/>
          <w:szCs w:val="24"/>
        </w:rPr>
      </w:pPr>
      <w:r>
        <w:rPr>
          <w:sz w:val="24"/>
          <w:szCs w:val="24"/>
        </w:rPr>
        <w:t># Classification</w:t>
      </w:r>
    </w:p>
    <w:p w14:paraId="075A4A77" w14:textId="77777777" w:rsidR="00173430" w:rsidRDefault="00410809">
      <w:pPr>
        <w:spacing w:before="1"/>
        <w:ind w:left="833" w:right="402" w:hanging="361"/>
        <w:rPr>
          <w:sz w:val="24"/>
          <w:szCs w:val="24"/>
        </w:rPr>
      </w:pPr>
      <w:proofErr w:type="spellStart"/>
      <w:r>
        <w:rPr>
          <w:sz w:val="24"/>
          <w:szCs w:val="24"/>
        </w:rPr>
        <w:t>X_clf</w:t>
      </w:r>
      <w:proofErr w:type="spellEnd"/>
      <w:r>
        <w:rPr>
          <w:sz w:val="24"/>
          <w:szCs w:val="24"/>
        </w:rPr>
        <w:t xml:space="preserve">, </w:t>
      </w:r>
      <w:proofErr w:type="spellStart"/>
      <w:r>
        <w:rPr>
          <w:sz w:val="24"/>
          <w:szCs w:val="24"/>
        </w:rPr>
        <w:t>y_clf</w:t>
      </w:r>
      <w:proofErr w:type="spellEnd"/>
      <w:r>
        <w:rPr>
          <w:sz w:val="24"/>
          <w:szCs w:val="24"/>
        </w:rPr>
        <w:t xml:space="preserve"> = </w:t>
      </w:r>
      <w:proofErr w:type="spellStart"/>
      <w:proofErr w:type="gramStart"/>
      <w:r>
        <w:rPr>
          <w:sz w:val="24"/>
          <w:szCs w:val="24"/>
        </w:rPr>
        <w:t>np.random</w:t>
      </w:r>
      <w:proofErr w:type="gramEnd"/>
      <w:r>
        <w:rPr>
          <w:sz w:val="24"/>
          <w:szCs w:val="24"/>
        </w:rPr>
        <w:t>.</w:t>
      </w:r>
      <w:proofErr w:type="gramStart"/>
      <w:r>
        <w:rPr>
          <w:sz w:val="24"/>
          <w:szCs w:val="24"/>
        </w:rPr>
        <w:t>rand</w:t>
      </w:r>
      <w:proofErr w:type="spellEnd"/>
      <w:r>
        <w:rPr>
          <w:sz w:val="24"/>
          <w:szCs w:val="24"/>
        </w:rPr>
        <w:t>(</w:t>
      </w:r>
      <w:proofErr w:type="gramEnd"/>
      <w:r>
        <w:rPr>
          <w:sz w:val="24"/>
          <w:szCs w:val="24"/>
        </w:rPr>
        <w:t xml:space="preserve">100, 2), </w:t>
      </w:r>
      <w:proofErr w:type="spellStart"/>
      <w:proofErr w:type="gramStart"/>
      <w:r>
        <w:rPr>
          <w:sz w:val="24"/>
          <w:szCs w:val="24"/>
        </w:rPr>
        <w:t>np.random</w:t>
      </w:r>
      <w:proofErr w:type="gramEnd"/>
      <w:r>
        <w:rPr>
          <w:sz w:val="24"/>
          <w:szCs w:val="24"/>
        </w:rPr>
        <w:t>.</w:t>
      </w:r>
      <w:proofErr w:type="gramStart"/>
      <w:r>
        <w:rPr>
          <w:sz w:val="24"/>
          <w:szCs w:val="24"/>
        </w:rPr>
        <w:t>randint</w:t>
      </w:r>
      <w:proofErr w:type="spellEnd"/>
      <w:r>
        <w:rPr>
          <w:sz w:val="24"/>
          <w:szCs w:val="24"/>
        </w:rPr>
        <w:t>(</w:t>
      </w:r>
      <w:proofErr w:type="gramEnd"/>
      <w:r>
        <w:rPr>
          <w:sz w:val="24"/>
          <w:szCs w:val="24"/>
        </w:rPr>
        <w:t>0, 2, 100</w:t>
      </w:r>
      <w:proofErr w:type="gramStart"/>
      <w:r>
        <w:rPr>
          <w:sz w:val="24"/>
          <w:szCs w:val="24"/>
        </w:rPr>
        <w:t>)  #</w:t>
      </w:r>
      <w:proofErr w:type="gramEnd"/>
      <w:r>
        <w:rPr>
          <w:sz w:val="24"/>
          <w:szCs w:val="24"/>
        </w:rPr>
        <w:t xml:space="preserve"> 100 samples, 2 features, binary classification</w:t>
      </w:r>
    </w:p>
    <w:p w14:paraId="2DE77ECA" w14:textId="77777777" w:rsidR="00173430" w:rsidRDefault="00173430">
      <w:pPr>
        <w:spacing w:before="1"/>
        <w:ind w:left="833" w:right="402" w:hanging="361"/>
        <w:rPr>
          <w:sz w:val="24"/>
          <w:szCs w:val="24"/>
        </w:rPr>
      </w:pPr>
    </w:p>
    <w:p w14:paraId="24F7D0C5" w14:textId="77777777" w:rsidR="00173430" w:rsidRDefault="00410809">
      <w:pPr>
        <w:spacing w:before="1"/>
        <w:ind w:left="833" w:right="402" w:hanging="361"/>
        <w:rPr>
          <w:sz w:val="24"/>
          <w:szCs w:val="24"/>
        </w:rPr>
      </w:pPr>
      <w:r>
        <w:rPr>
          <w:sz w:val="24"/>
          <w:szCs w:val="24"/>
        </w:rPr>
        <w:t># Regression</w:t>
      </w:r>
    </w:p>
    <w:p w14:paraId="5210D0AF" w14:textId="77777777" w:rsidR="00173430" w:rsidRDefault="00410809">
      <w:pPr>
        <w:spacing w:before="1"/>
        <w:ind w:left="833" w:right="402" w:hanging="361"/>
        <w:rPr>
          <w:sz w:val="24"/>
          <w:szCs w:val="24"/>
        </w:rPr>
      </w:pPr>
      <w:proofErr w:type="spellStart"/>
      <w:r>
        <w:rPr>
          <w:sz w:val="24"/>
          <w:szCs w:val="24"/>
        </w:rPr>
        <w:t>X_reg</w:t>
      </w:r>
      <w:proofErr w:type="spellEnd"/>
      <w:r>
        <w:rPr>
          <w:sz w:val="24"/>
          <w:szCs w:val="24"/>
        </w:rPr>
        <w:t xml:space="preserve">, </w:t>
      </w:r>
      <w:proofErr w:type="spellStart"/>
      <w:r>
        <w:rPr>
          <w:sz w:val="24"/>
          <w:szCs w:val="24"/>
        </w:rPr>
        <w:t>y_reg</w:t>
      </w:r>
      <w:proofErr w:type="spellEnd"/>
      <w:r>
        <w:rPr>
          <w:sz w:val="24"/>
          <w:szCs w:val="24"/>
        </w:rPr>
        <w:t xml:space="preserve"> = </w:t>
      </w:r>
      <w:proofErr w:type="spellStart"/>
      <w:proofErr w:type="gramStart"/>
      <w:r>
        <w:rPr>
          <w:sz w:val="24"/>
          <w:szCs w:val="24"/>
        </w:rPr>
        <w:t>np.random</w:t>
      </w:r>
      <w:proofErr w:type="gramEnd"/>
      <w:r>
        <w:rPr>
          <w:sz w:val="24"/>
          <w:szCs w:val="24"/>
        </w:rPr>
        <w:t>.</w:t>
      </w:r>
      <w:proofErr w:type="gramStart"/>
      <w:r>
        <w:rPr>
          <w:sz w:val="24"/>
          <w:szCs w:val="24"/>
        </w:rPr>
        <w:t>rand</w:t>
      </w:r>
      <w:proofErr w:type="spellEnd"/>
      <w:r>
        <w:rPr>
          <w:sz w:val="24"/>
          <w:szCs w:val="24"/>
        </w:rPr>
        <w:t>(</w:t>
      </w:r>
      <w:proofErr w:type="gramEnd"/>
      <w:r>
        <w:rPr>
          <w:sz w:val="24"/>
          <w:szCs w:val="24"/>
        </w:rPr>
        <w:t xml:space="preserve">100, 2), </w:t>
      </w:r>
      <w:proofErr w:type="spellStart"/>
      <w:proofErr w:type="gramStart"/>
      <w:r>
        <w:rPr>
          <w:sz w:val="24"/>
          <w:szCs w:val="24"/>
        </w:rPr>
        <w:t>np.random</w:t>
      </w:r>
      <w:proofErr w:type="gramEnd"/>
      <w:r>
        <w:rPr>
          <w:sz w:val="24"/>
          <w:szCs w:val="24"/>
        </w:rPr>
        <w:t>.</w:t>
      </w:r>
      <w:proofErr w:type="gramStart"/>
      <w:r>
        <w:rPr>
          <w:sz w:val="24"/>
          <w:szCs w:val="24"/>
        </w:rPr>
        <w:t>rand</w:t>
      </w:r>
      <w:proofErr w:type="spellEnd"/>
      <w:r>
        <w:rPr>
          <w:sz w:val="24"/>
          <w:szCs w:val="24"/>
        </w:rPr>
        <w:t>(</w:t>
      </w:r>
      <w:proofErr w:type="gramEnd"/>
      <w:r>
        <w:rPr>
          <w:sz w:val="24"/>
          <w:szCs w:val="24"/>
        </w:rPr>
        <w:t>100</w:t>
      </w:r>
      <w:proofErr w:type="gramStart"/>
      <w:r>
        <w:rPr>
          <w:sz w:val="24"/>
          <w:szCs w:val="24"/>
        </w:rPr>
        <w:t>)  #</w:t>
      </w:r>
      <w:proofErr w:type="gramEnd"/>
      <w:r>
        <w:rPr>
          <w:sz w:val="24"/>
          <w:szCs w:val="24"/>
        </w:rPr>
        <w:t xml:space="preserve"> 100 samples, 2 features</w:t>
      </w:r>
    </w:p>
    <w:p w14:paraId="6A22AF79" w14:textId="77777777" w:rsidR="00173430" w:rsidRDefault="00173430">
      <w:pPr>
        <w:spacing w:before="1"/>
        <w:ind w:left="833" w:right="402" w:hanging="361"/>
        <w:rPr>
          <w:sz w:val="24"/>
          <w:szCs w:val="24"/>
        </w:rPr>
      </w:pPr>
    </w:p>
    <w:p w14:paraId="4FB2B65C" w14:textId="77777777" w:rsidR="00173430" w:rsidRDefault="00410809">
      <w:pPr>
        <w:spacing w:before="1"/>
        <w:ind w:left="833" w:right="402" w:hanging="361"/>
        <w:rPr>
          <w:sz w:val="24"/>
          <w:szCs w:val="24"/>
        </w:rPr>
      </w:pPr>
      <w:r>
        <w:rPr>
          <w:sz w:val="24"/>
          <w:szCs w:val="24"/>
        </w:rPr>
        <w:t># Split data into training and testing sets</w:t>
      </w:r>
    </w:p>
    <w:p w14:paraId="160AB580" w14:textId="77777777" w:rsidR="00173430" w:rsidRDefault="00410809">
      <w:pPr>
        <w:spacing w:before="1"/>
        <w:ind w:left="833" w:right="402" w:hanging="361"/>
        <w:rPr>
          <w:sz w:val="24"/>
          <w:szCs w:val="24"/>
        </w:rPr>
      </w:pPr>
      <w:proofErr w:type="spellStart"/>
      <w:r>
        <w:rPr>
          <w:sz w:val="24"/>
          <w:szCs w:val="24"/>
        </w:rPr>
        <w:t>X_clf_train</w:t>
      </w:r>
      <w:proofErr w:type="spellEnd"/>
      <w:r>
        <w:rPr>
          <w:sz w:val="24"/>
          <w:szCs w:val="24"/>
        </w:rPr>
        <w:t xml:space="preserve">, </w:t>
      </w:r>
      <w:proofErr w:type="spellStart"/>
      <w:r>
        <w:rPr>
          <w:sz w:val="24"/>
          <w:szCs w:val="24"/>
        </w:rPr>
        <w:t>X_clf_test</w:t>
      </w:r>
      <w:proofErr w:type="spellEnd"/>
      <w:r>
        <w:rPr>
          <w:sz w:val="24"/>
          <w:szCs w:val="24"/>
        </w:rPr>
        <w:t xml:space="preserve">, </w:t>
      </w:r>
      <w:proofErr w:type="spellStart"/>
      <w:r>
        <w:rPr>
          <w:sz w:val="24"/>
          <w:szCs w:val="24"/>
        </w:rPr>
        <w:t>y_clf_train</w:t>
      </w:r>
      <w:proofErr w:type="spellEnd"/>
      <w:r>
        <w:rPr>
          <w:sz w:val="24"/>
          <w:szCs w:val="24"/>
        </w:rPr>
        <w:t xml:space="preserve">, </w:t>
      </w:r>
      <w:proofErr w:type="spellStart"/>
      <w:r>
        <w:rPr>
          <w:sz w:val="24"/>
          <w:szCs w:val="24"/>
        </w:rPr>
        <w:t>y_clf_test</w:t>
      </w:r>
      <w:proofErr w:type="spellEnd"/>
      <w:r>
        <w:rPr>
          <w:sz w:val="24"/>
          <w:szCs w:val="24"/>
        </w:rPr>
        <w:t xml:space="preserve"> = </w:t>
      </w:r>
      <w:proofErr w:type="spellStart"/>
      <w:r>
        <w:rPr>
          <w:sz w:val="24"/>
          <w:szCs w:val="24"/>
        </w:rPr>
        <w:t>train_test_</w:t>
      </w:r>
      <w:proofErr w:type="gramStart"/>
      <w:r>
        <w:rPr>
          <w:sz w:val="24"/>
          <w:szCs w:val="24"/>
        </w:rPr>
        <w:t>split</w:t>
      </w:r>
      <w:proofErr w:type="spellEnd"/>
      <w:r>
        <w:rPr>
          <w:sz w:val="24"/>
          <w:szCs w:val="24"/>
        </w:rPr>
        <w:t>(</w:t>
      </w:r>
      <w:proofErr w:type="spellStart"/>
      <w:proofErr w:type="gramEnd"/>
      <w:r>
        <w:rPr>
          <w:sz w:val="24"/>
          <w:szCs w:val="24"/>
        </w:rPr>
        <w:t>X_clf</w:t>
      </w:r>
      <w:proofErr w:type="spellEnd"/>
      <w:r>
        <w:rPr>
          <w:sz w:val="24"/>
          <w:szCs w:val="24"/>
        </w:rPr>
        <w:t xml:space="preserve">, </w:t>
      </w:r>
      <w:proofErr w:type="spellStart"/>
      <w:r>
        <w:rPr>
          <w:sz w:val="24"/>
          <w:szCs w:val="24"/>
        </w:rPr>
        <w:t>y_clf</w:t>
      </w:r>
      <w:proofErr w:type="spellEnd"/>
      <w:r>
        <w:rPr>
          <w:sz w:val="24"/>
          <w:szCs w:val="24"/>
        </w:rPr>
        <w:t xml:space="preserve">, </w:t>
      </w:r>
      <w:proofErr w:type="spellStart"/>
      <w:r>
        <w:rPr>
          <w:sz w:val="24"/>
          <w:szCs w:val="24"/>
        </w:rPr>
        <w:t>test_size</w:t>
      </w:r>
      <w:proofErr w:type="spellEnd"/>
      <w:r>
        <w:rPr>
          <w:sz w:val="24"/>
          <w:szCs w:val="24"/>
        </w:rPr>
        <w:t xml:space="preserve">=0.2, </w:t>
      </w:r>
      <w:proofErr w:type="spellStart"/>
      <w:r>
        <w:rPr>
          <w:sz w:val="24"/>
          <w:szCs w:val="24"/>
        </w:rPr>
        <w:t>random_state</w:t>
      </w:r>
      <w:proofErr w:type="spellEnd"/>
      <w:r>
        <w:rPr>
          <w:sz w:val="24"/>
          <w:szCs w:val="24"/>
        </w:rPr>
        <w:t>=42)</w:t>
      </w:r>
    </w:p>
    <w:p w14:paraId="33E1AD51" w14:textId="77777777" w:rsidR="00173430" w:rsidRDefault="00410809">
      <w:pPr>
        <w:spacing w:before="1"/>
        <w:ind w:left="833" w:right="402" w:hanging="361"/>
        <w:rPr>
          <w:sz w:val="24"/>
          <w:szCs w:val="24"/>
        </w:rPr>
      </w:pPr>
      <w:proofErr w:type="spellStart"/>
      <w:r>
        <w:rPr>
          <w:sz w:val="24"/>
          <w:szCs w:val="24"/>
        </w:rPr>
        <w:t>X_reg_train</w:t>
      </w:r>
      <w:proofErr w:type="spellEnd"/>
      <w:r>
        <w:rPr>
          <w:sz w:val="24"/>
          <w:szCs w:val="24"/>
        </w:rPr>
        <w:t xml:space="preserve">, </w:t>
      </w:r>
      <w:proofErr w:type="spellStart"/>
      <w:r>
        <w:rPr>
          <w:sz w:val="24"/>
          <w:szCs w:val="24"/>
        </w:rPr>
        <w:t>X_reg_test</w:t>
      </w:r>
      <w:proofErr w:type="spellEnd"/>
      <w:r>
        <w:rPr>
          <w:sz w:val="24"/>
          <w:szCs w:val="24"/>
        </w:rPr>
        <w:t xml:space="preserve">, </w:t>
      </w:r>
      <w:proofErr w:type="spellStart"/>
      <w:r>
        <w:rPr>
          <w:sz w:val="24"/>
          <w:szCs w:val="24"/>
        </w:rPr>
        <w:t>y_reg_train</w:t>
      </w:r>
      <w:proofErr w:type="spellEnd"/>
      <w:r>
        <w:rPr>
          <w:sz w:val="24"/>
          <w:szCs w:val="24"/>
        </w:rPr>
        <w:t xml:space="preserve">, </w:t>
      </w:r>
      <w:proofErr w:type="spellStart"/>
      <w:r>
        <w:rPr>
          <w:sz w:val="24"/>
          <w:szCs w:val="24"/>
        </w:rPr>
        <w:t>y_reg_test</w:t>
      </w:r>
      <w:proofErr w:type="spellEnd"/>
      <w:r>
        <w:rPr>
          <w:sz w:val="24"/>
          <w:szCs w:val="24"/>
        </w:rPr>
        <w:t xml:space="preserve"> = </w:t>
      </w:r>
      <w:proofErr w:type="spellStart"/>
      <w:r>
        <w:rPr>
          <w:sz w:val="24"/>
          <w:szCs w:val="24"/>
        </w:rPr>
        <w:t>train_test_</w:t>
      </w:r>
      <w:proofErr w:type="gramStart"/>
      <w:r>
        <w:rPr>
          <w:sz w:val="24"/>
          <w:szCs w:val="24"/>
        </w:rPr>
        <w:t>split</w:t>
      </w:r>
      <w:proofErr w:type="spellEnd"/>
      <w:r>
        <w:rPr>
          <w:sz w:val="24"/>
          <w:szCs w:val="24"/>
        </w:rPr>
        <w:t>(</w:t>
      </w:r>
      <w:proofErr w:type="spellStart"/>
      <w:proofErr w:type="gramEnd"/>
      <w:r>
        <w:rPr>
          <w:sz w:val="24"/>
          <w:szCs w:val="24"/>
        </w:rPr>
        <w:t>X_reg</w:t>
      </w:r>
      <w:proofErr w:type="spellEnd"/>
      <w:r>
        <w:rPr>
          <w:sz w:val="24"/>
          <w:szCs w:val="24"/>
        </w:rPr>
        <w:t xml:space="preserve">, </w:t>
      </w:r>
      <w:proofErr w:type="spellStart"/>
      <w:r>
        <w:rPr>
          <w:sz w:val="24"/>
          <w:szCs w:val="24"/>
        </w:rPr>
        <w:t>y_reg</w:t>
      </w:r>
      <w:proofErr w:type="spellEnd"/>
      <w:r>
        <w:rPr>
          <w:sz w:val="24"/>
          <w:szCs w:val="24"/>
        </w:rPr>
        <w:t xml:space="preserve">, </w:t>
      </w:r>
      <w:proofErr w:type="spellStart"/>
      <w:r>
        <w:rPr>
          <w:sz w:val="24"/>
          <w:szCs w:val="24"/>
        </w:rPr>
        <w:t>test_size</w:t>
      </w:r>
      <w:proofErr w:type="spellEnd"/>
      <w:r>
        <w:rPr>
          <w:sz w:val="24"/>
          <w:szCs w:val="24"/>
        </w:rPr>
        <w:t xml:space="preserve">=0.2, </w:t>
      </w:r>
      <w:proofErr w:type="spellStart"/>
      <w:r>
        <w:rPr>
          <w:sz w:val="24"/>
          <w:szCs w:val="24"/>
        </w:rPr>
        <w:t>random_state</w:t>
      </w:r>
      <w:proofErr w:type="spellEnd"/>
      <w:r>
        <w:rPr>
          <w:sz w:val="24"/>
          <w:szCs w:val="24"/>
        </w:rPr>
        <w:t>=42)</w:t>
      </w:r>
    </w:p>
    <w:p w14:paraId="73C2D0A4" w14:textId="77777777" w:rsidR="00173430" w:rsidRDefault="00173430">
      <w:pPr>
        <w:spacing w:before="1"/>
        <w:ind w:left="833" w:right="402" w:hanging="361"/>
        <w:rPr>
          <w:sz w:val="24"/>
          <w:szCs w:val="24"/>
        </w:rPr>
      </w:pPr>
    </w:p>
    <w:p w14:paraId="13CB2A14" w14:textId="77777777" w:rsidR="00173430" w:rsidRDefault="00173430">
      <w:pPr>
        <w:spacing w:before="1"/>
        <w:ind w:left="833" w:right="402" w:hanging="361"/>
        <w:rPr>
          <w:sz w:val="24"/>
          <w:szCs w:val="24"/>
        </w:rPr>
      </w:pPr>
    </w:p>
    <w:p w14:paraId="7419F689" w14:textId="77777777" w:rsidR="00173430" w:rsidRDefault="00173430">
      <w:pPr>
        <w:spacing w:before="1"/>
        <w:ind w:left="833" w:right="402" w:hanging="361"/>
        <w:rPr>
          <w:sz w:val="24"/>
          <w:szCs w:val="24"/>
        </w:rPr>
      </w:pPr>
    </w:p>
    <w:p w14:paraId="2313EB98" w14:textId="77777777" w:rsidR="00173430" w:rsidRDefault="00173430">
      <w:pPr>
        <w:spacing w:before="1"/>
        <w:ind w:left="833" w:right="402" w:hanging="361"/>
        <w:rPr>
          <w:sz w:val="24"/>
          <w:szCs w:val="24"/>
        </w:rPr>
      </w:pPr>
    </w:p>
    <w:p w14:paraId="4E41E994" w14:textId="77777777" w:rsidR="00173430" w:rsidRDefault="00173430">
      <w:pPr>
        <w:spacing w:before="1"/>
        <w:ind w:left="833" w:right="402" w:hanging="361"/>
        <w:rPr>
          <w:sz w:val="24"/>
          <w:szCs w:val="24"/>
        </w:rPr>
      </w:pPr>
    </w:p>
    <w:p w14:paraId="51AAB7EB" w14:textId="77777777" w:rsidR="00173430" w:rsidRDefault="00410809">
      <w:pPr>
        <w:spacing w:before="1"/>
        <w:ind w:left="833" w:right="402" w:hanging="361"/>
        <w:rPr>
          <w:sz w:val="24"/>
          <w:szCs w:val="24"/>
        </w:rPr>
      </w:pPr>
      <w:r>
        <w:rPr>
          <w:sz w:val="24"/>
          <w:szCs w:val="24"/>
        </w:rPr>
        <w:t># Initialize and train the KNN classifier</w:t>
      </w:r>
    </w:p>
    <w:p w14:paraId="1D5E9474" w14:textId="77777777" w:rsidR="00173430" w:rsidRDefault="00410809">
      <w:pPr>
        <w:spacing w:before="1"/>
        <w:ind w:left="833" w:right="402" w:hanging="361"/>
        <w:rPr>
          <w:sz w:val="24"/>
          <w:szCs w:val="24"/>
        </w:rPr>
      </w:pPr>
      <w:proofErr w:type="spellStart"/>
      <w:r>
        <w:rPr>
          <w:sz w:val="24"/>
          <w:szCs w:val="24"/>
        </w:rPr>
        <w:t>knn_clf</w:t>
      </w:r>
      <w:proofErr w:type="spellEnd"/>
      <w:r>
        <w:rPr>
          <w:sz w:val="24"/>
          <w:szCs w:val="24"/>
        </w:rPr>
        <w:t xml:space="preserve"> = </w:t>
      </w:r>
      <w:proofErr w:type="spellStart"/>
      <w:r>
        <w:rPr>
          <w:sz w:val="24"/>
          <w:szCs w:val="24"/>
        </w:rPr>
        <w:t>KNeighborsClassifier</w:t>
      </w:r>
      <w:proofErr w:type="spellEnd"/>
      <w:r>
        <w:rPr>
          <w:sz w:val="24"/>
          <w:szCs w:val="24"/>
        </w:rPr>
        <w:t>(</w:t>
      </w:r>
      <w:proofErr w:type="spellStart"/>
      <w:r>
        <w:rPr>
          <w:sz w:val="24"/>
          <w:szCs w:val="24"/>
        </w:rPr>
        <w:t>n_neighbors</w:t>
      </w:r>
      <w:proofErr w:type="spellEnd"/>
      <w:r>
        <w:rPr>
          <w:sz w:val="24"/>
          <w:szCs w:val="24"/>
        </w:rPr>
        <w:t>=5</w:t>
      </w:r>
      <w:proofErr w:type="gramStart"/>
      <w:r>
        <w:rPr>
          <w:sz w:val="24"/>
          <w:szCs w:val="24"/>
        </w:rPr>
        <w:t>)  #</w:t>
      </w:r>
      <w:proofErr w:type="gramEnd"/>
      <w:r>
        <w:rPr>
          <w:sz w:val="24"/>
          <w:szCs w:val="24"/>
        </w:rPr>
        <w:t xml:space="preserve"> You can adjust the number of </w:t>
      </w:r>
      <w:proofErr w:type="spellStart"/>
      <w:r>
        <w:rPr>
          <w:sz w:val="24"/>
          <w:szCs w:val="24"/>
        </w:rPr>
        <w:t>neighbors</w:t>
      </w:r>
      <w:proofErr w:type="spellEnd"/>
    </w:p>
    <w:p w14:paraId="5071F710" w14:textId="77777777" w:rsidR="00173430" w:rsidRDefault="00410809">
      <w:pPr>
        <w:spacing w:before="1"/>
        <w:ind w:left="833" w:right="402" w:hanging="361"/>
        <w:rPr>
          <w:sz w:val="24"/>
          <w:szCs w:val="24"/>
        </w:rPr>
      </w:pPr>
      <w:proofErr w:type="spellStart"/>
      <w:proofErr w:type="gramStart"/>
      <w:r>
        <w:rPr>
          <w:sz w:val="24"/>
          <w:szCs w:val="24"/>
        </w:rPr>
        <w:t>knn_clf.fit</w:t>
      </w:r>
      <w:proofErr w:type="spellEnd"/>
      <w:r>
        <w:rPr>
          <w:sz w:val="24"/>
          <w:szCs w:val="24"/>
        </w:rPr>
        <w:t>(</w:t>
      </w:r>
      <w:proofErr w:type="spellStart"/>
      <w:proofErr w:type="gramEnd"/>
      <w:r>
        <w:rPr>
          <w:sz w:val="24"/>
          <w:szCs w:val="24"/>
        </w:rPr>
        <w:t>X_clf_train</w:t>
      </w:r>
      <w:proofErr w:type="spellEnd"/>
      <w:r>
        <w:rPr>
          <w:sz w:val="24"/>
          <w:szCs w:val="24"/>
        </w:rPr>
        <w:t xml:space="preserve">, </w:t>
      </w:r>
      <w:proofErr w:type="spellStart"/>
      <w:r>
        <w:rPr>
          <w:sz w:val="24"/>
          <w:szCs w:val="24"/>
        </w:rPr>
        <w:t>y_clf_train</w:t>
      </w:r>
      <w:proofErr w:type="spellEnd"/>
      <w:r>
        <w:rPr>
          <w:sz w:val="24"/>
          <w:szCs w:val="24"/>
        </w:rPr>
        <w:t>)</w:t>
      </w:r>
    </w:p>
    <w:p w14:paraId="3F20013F" w14:textId="77777777" w:rsidR="00173430" w:rsidRDefault="00173430">
      <w:pPr>
        <w:spacing w:before="1"/>
        <w:ind w:left="833" w:right="402" w:hanging="361"/>
        <w:rPr>
          <w:sz w:val="24"/>
          <w:szCs w:val="24"/>
        </w:rPr>
      </w:pPr>
    </w:p>
    <w:p w14:paraId="49DC9EF5" w14:textId="77777777" w:rsidR="00173430" w:rsidRDefault="00410809">
      <w:pPr>
        <w:spacing w:before="1"/>
        <w:ind w:left="833" w:right="402" w:hanging="361"/>
        <w:rPr>
          <w:sz w:val="24"/>
          <w:szCs w:val="24"/>
        </w:rPr>
      </w:pPr>
      <w:r>
        <w:rPr>
          <w:sz w:val="24"/>
          <w:szCs w:val="24"/>
        </w:rPr>
        <w:t># Make predictions for the classification task</w:t>
      </w:r>
    </w:p>
    <w:p w14:paraId="2FCB0B60" w14:textId="77777777" w:rsidR="00173430" w:rsidRDefault="00410809">
      <w:pPr>
        <w:spacing w:before="1"/>
        <w:ind w:left="833" w:right="402" w:hanging="361"/>
        <w:rPr>
          <w:sz w:val="24"/>
          <w:szCs w:val="24"/>
        </w:rPr>
      </w:pPr>
      <w:proofErr w:type="spellStart"/>
      <w:r>
        <w:rPr>
          <w:sz w:val="24"/>
          <w:szCs w:val="24"/>
        </w:rPr>
        <w:t>y_clf_pred</w:t>
      </w:r>
      <w:proofErr w:type="spellEnd"/>
      <w:r>
        <w:rPr>
          <w:sz w:val="24"/>
          <w:szCs w:val="24"/>
        </w:rPr>
        <w:t xml:space="preserve"> = </w:t>
      </w:r>
      <w:proofErr w:type="spellStart"/>
      <w:r>
        <w:rPr>
          <w:sz w:val="24"/>
          <w:szCs w:val="24"/>
        </w:rPr>
        <w:t>knn_</w:t>
      </w:r>
      <w:proofErr w:type="gramStart"/>
      <w:r>
        <w:rPr>
          <w:sz w:val="24"/>
          <w:szCs w:val="24"/>
        </w:rPr>
        <w:t>clf.predict</w:t>
      </w:r>
      <w:proofErr w:type="spellEnd"/>
      <w:proofErr w:type="gramEnd"/>
      <w:r>
        <w:rPr>
          <w:sz w:val="24"/>
          <w:szCs w:val="24"/>
        </w:rPr>
        <w:t>(</w:t>
      </w:r>
      <w:proofErr w:type="spellStart"/>
      <w:r>
        <w:rPr>
          <w:sz w:val="24"/>
          <w:szCs w:val="24"/>
        </w:rPr>
        <w:t>X_clf_test</w:t>
      </w:r>
      <w:proofErr w:type="spellEnd"/>
      <w:r>
        <w:rPr>
          <w:sz w:val="24"/>
          <w:szCs w:val="24"/>
        </w:rPr>
        <w:t>)</w:t>
      </w:r>
    </w:p>
    <w:p w14:paraId="1B802AB5" w14:textId="77777777" w:rsidR="00173430" w:rsidRDefault="00173430">
      <w:pPr>
        <w:spacing w:before="1"/>
        <w:ind w:left="833" w:right="402" w:hanging="361"/>
        <w:rPr>
          <w:sz w:val="24"/>
          <w:szCs w:val="24"/>
        </w:rPr>
      </w:pPr>
    </w:p>
    <w:p w14:paraId="1EF32A83" w14:textId="77777777" w:rsidR="00173430" w:rsidRDefault="00410809">
      <w:pPr>
        <w:spacing w:before="1"/>
        <w:ind w:left="833" w:right="402" w:hanging="361"/>
        <w:rPr>
          <w:sz w:val="24"/>
          <w:szCs w:val="24"/>
        </w:rPr>
      </w:pPr>
      <w:r>
        <w:rPr>
          <w:sz w:val="24"/>
          <w:szCs w:val="24"/>
        </w:rPr>
        <w:t># Evaluate the classifier</w:t>
      </w:r>
    </w:p>
    <w:p w14:paraId="71B2A560" w14:textId="77777777" w:rsidR="00173430" w:rsidRDefault="00410809">
      <w:pPr>
        <w:spacing w:before="1"/>
        <w:ind w:left="833" w:right="402" w:hanging="361"/>
        <w:rPr>
          <w:sz w:val="24"/>
          <w:szCs w:val="24"/>
        </w:rPr>
      </w:pPr>
      <w:r>
        <w:rPr>
          <w:sz w:val="24"/>
          <w:szCs w:val="24"/>
        </w:rPr>
        <w:t xml:space="preserve">accuracy = </w:t>
      </w:r>
      <w:proofErr w:type="spellStart"/>
      <w:r>
        <w:rPr>
          <w:sz w:val="24"/>
          <w:szCs w:val="24"/>
        </w:rPr>
        <w:t>accuracy_</w:t>
      </w:r>
      <w:proofErr w:type="gramStart"/>
      <w:r>
        <w:rPr>
          <w:sz w:val="24"/>
          <w:szCs w:val="24"/>
        </w:rPr>
        <w:t>score</w:t>
      </w:r>
      <w:proofErr w:type="spellEnd"/>
      <w:r>
        <w:rPr>
          <w:sz w:val="24"/>
          <w:szCs w:val="24"/>
        </w:rPr>
        <w:t>(</w:t>
      </w:r>
      <w:proofErr w:type="spellStart"/>
      <w:proofErr w:type="gramEnd"/>
      <w:r>
        <w:rPr>
          <w:sz w:val="24"/>
          <w:szCs w:val="24"/>
        </w:rPr>
        <w:t>y_clf_test</w:t>
      </w:r>
      <w:proofErr w:type="spellEnd"/>
      <w:r>
        <w:rPr>
          <w:sz w:val="24"/>
          <w:szCs w:val="24"/>
        </w:rPr>
        <w:t xml:space="preserve">, </w:t>
      </w:r>
      <w:proofErr w:type="spellStart"/>
      <w:r>
        <w:rPr>
          <w:sz w:val="24"/>
          <w:szCs w:val="24"/>
        </w:rPr>
        <w:t>y_clf_pred</w:t>
      </w:r>
      <w:proofErr w:type="spellEnd"/>
      <w:r>
        <w:rPr>
          <w:sz w:val="24"/>
          <w:szCs w:val="24"/>
        </w:rPr>
        <w:t>)</w:t>
      </w:r>
    </w:p>
    <w:p w14:paraId="6D7F4025" w14:textId="77777777" w:rsidR="00173430" w:rsidRDefault="00410809">
      <w:pPr>
        <w:spacing w:before="1"/>
        <w:ind w:left="833" w:right="402" w:hanging="361"/>
        <w:rPr>
          <w:sz w:val="24"/>
          <w:szCs w:val="24"/>
        </w:rPr>
      </w:pPr>
      <w:proofErr w:type="gramStart"/>
      <w:r>
        <w:rPr>
          <w:sz w:val="24"/>
          <w:szCs w:val="24"/>
        </w:rPr>
        <w:t>print(</w:t>
      </w:r>
      <w:proofErr w:type="spellStart"/>
      <w:proofErr w:type="gramEnd"/>
      <w:r>
        <w:rPr>
          <w:sz w:val="24"/>
          <w:szCs w:val="24"/>
        </w:rPr>
        <w:t>f"Classification</w:t>
      </w:r>
      <w:proofErr w:type="spellEnd"/>
      <w:r>
        <w:rPr>
          <w:sz w:val="24"/>
          <w:szCs w:val="24"/>
        </w:rPr>
        <w:t xml:space="preserve"> Accuracy: {accuracy}")</w:t>
      </w:r>
    </w:p>
    <w:p w14:paraId="45CCB76A" w14:textId="77777777" w:rsidR="00173430" w:rsidRDefault="00173430">
      <w:pPr>
        <w:spacing w:before="1"/>
        <w:ind w:left="833" w:right="402" w:hanging="361"/>
        <w:rPr>
          <w:sz w:val="24"/>
          <w:szCs w:val="24"/>
        </w:rPr>
      </w:pPr>
    </w:p>
    <w:p w14:paraId="59A52D9B" w14:textId="77777777" w:rsidR="00173430" w:rsidRDefault="00410809">
      <w:pPr>
        <w:spacing w:before="1"/>
        <w:ind w:left="833" w:right="402" w:hanging="361"/>
        <w:rPr>
          <w:sz w:val="24"/>
          <w:szCs w:val="24"/>
        </w:rPr>
      </w:pPr>
      <w:r>
        <w:rPr>
          <w:sz w:val="24"/>
          <w:szCs w:val="24"/>
        </w:rPr>
        <w:t># Initialize and train the KNN regressor</w:t>
      </w:r>
    </w:p>
    <w:p w14:paraId="30D373D1" w14:textId="77777777" w:rsidR="00173430" w:rsidRDefault="00410809">
      <w:pPr>
        <w:spacing w:before="1"/>
        <w:ind w:left="833" w:right="402" w:hanging="361"/>
        <w:rPr>
          <w:sz w:val="24"/>
          <w:szCs w:val="24"/>
        </w:rPr>
      </w:pPr>
      <w:proofErr w:type="spellStart"/>
      <w:r>
        <w:rPr>
          <w:sz w:val="24"/>
          <w:szCs w:val="24"/>
        </w:rPr>
        <w:t>knn_reg</w:t>
      </w:r>
      <w:proofErr w:type="spellEnd"/>
      <w:r>
        <w:rPr>
          <w:sz w:val="24"/>
          <w:szCs w:val="24"/>
        </w:rPr>
        <w:t xml:space="preserve"> = </w:t>
      </w:r>
      <w:proofErr w:type="spellStart"/>
      <w:r>
        <w:rPr>
          <w:sz w:val="24"/>
          <w:szCs w:val="24"/>
        </w:rPr>
        <w:t>KNeighborsRegressor</w:t>
      </w:r>
      <w:proofErr w:type="spellEnd"/>
      <w:r>
        <w:rPr>
          <w:sz w:val="24"/>
          <w:szCs w:val="24"/>
        </w:rPr>
        <w:t>(</w:t>
      </w:r>
      <w:proofErr w:type="spellStart"/>
      <w:r>
        <w:rPr>
          <w:sz w:val="24"/>
          <w:szCs w:val="24"/>
        </w:rPr>
        <w:t>n_neighbors</w:t>
      </w:r>
      <w:proofErr w:type="spellEnd"/>
      <w:r>
        <w:rPr>
          <w:sz w:val="24"/>
          <w:szCs w:val="24"/>
        </w:rPr>
        <w:t>=5</w:t>
      </w:r>
      <w:proofErr w:type="gramStart"/>
      <w:r>
        <w:rPr>
          <w:sz w:val="24"/>
          <w:szCs w:val="24"/>
        </w:rPr>
        <w:t>)  #</w:t>
      </w:r>
      <w:proofErr w:type="gramEnd"/>
      <w:r>
        <w:rPr>
          <w:sz w:val="24"/>
          <w:szCs w:val="24"/>
        </w:rPr>
        <w:t xml:space="preserve"> You can adjust the number of </w:t>
      </w:r>
      <w:proofErr w:type="spellStart"/>
      <w:r>
        <w:rPr>
          <w:sz w:val="24"/>
          <w:szCs w:val="24"/>
        </w:rPr>
        <w:t>neighbors</w:t>
      </w:r>
      <w:proofErr w:type="spellEnd"/>
    </w:p>
    <w:p w14:paraId="3B0EF0F8" w14:textId="77777777" w:rsidR="00173430" w:rsidRDefault="00410809">
      <w:pPr>
        <w:spacing w:before="1"/>
        <w:ind w:left="833" w:right="402" w:hanging="361"/>
        <w:rPr>
          <w:sz w:val="24"/>
          <w:szCs w:val="24"/>
        </w:rPr>
      </w:pPr>
      <w:proofErr w:type="spellStart"/>
      <w:proofErr w:type="gramStart"/>
      <w:r>
        <w:rPr>
          <w:sz w:val="24"/>
          <w:szCs w:val="24"/>
        </w:rPr>
        <w:t>knn_reg.fit</w:t>
      </w:r>
      <w:proofErr w:type="spellEnd"/>
      <w:r>
        <w:rPr>
          <w:sz w:val="24"/>
          <w:szCs w:val="24"/>
        </w:rPr>
        <w:t>(</w:t>
      </w:r>
      <w:proofErr w:type="spellStart"/>
      <w:proofErr w:type="gramEnd"/>
      <w:r>
        <w:rPr>
          <w:sz w:val="24"/>
          <w:szCs w:val="24"/>
        </w:rPr>
        <w:t>X_reg_train</w:t>
      </w:r>
      <w:proofErr w:type="spellEnd"/>
      <w:r>
        <w:rPr>
          <w:sz w:val="24"/>
          <w:szCs w:val="24"/>
        </w:rPr>
        <w:t xml:space="preserve">, </w:t>
      </w:r>
      <w:proofErr w:type="spellStart"/>
      <w:r>
        <w:rPr>
          <w:sz w:val="24"/>
          <w:szCs w:val="24"/>
        </w:rPr>
        <w:t>y_reg_train</w:t>
      </w:r>
      <w:proofErr w:type="spellEnd"/>
      <w:r>
        <w:rPr>
          <w:sz w:val="24"/>
          <w:szCs w:val="24"/>
        </w:rPr>
        <w:t>)</w:t>
      </w:r>
    </w:p>
    <w:p w14:paraId="473F1DFB" w14:textId="77777777" w:rsidR="00173430" w:rsidRDefault="00173430">
      <w:pPr>
        <w:spacing w:before="1"/>
        <w:ind w:left="833" w:right="402" w:hanging="361"/>
        <w:rPr>
          <w:sz w:val="24"/>
          <w:szCs w:val="24"/>
        </w:rPr>
      </w:pPr>
    </w:p>
    <w:p w14:paraId="5B6DEF63" w14:textId="77777777" w:rsidR="00173430" w:rsidRDefault="00410809">
      <w:pPr>
        <w:spacing w:before="1"/>
        <w:ind w:left="833" w:right="402" w:hanging="361"/>
        <w:rPr>
          <w:sz w:val="24"/>
          <w:szCs w:val="24"/>
        </w:rPr>
      </w:pPr>
      <w:r>
        <w:rPr>
          <w:sz w:val="24"/>
          <w:szCs w:val="24"/>
        </w:rPr>
        <w:t># Make predictions for the regression task</w:t>
      </w:r>
    </w:p>
    <w:p w14:paraId="23859490" w14:textId="77777777" w:rsidR="00173430" w:rsidRDefault="00410809">
      <w:pPr>
        <w:spacing w:before="1"/>
        <w:ind w:left="833" w:right="402" w:hanging="361"/>
        <w:rPr>
          <w:sz w:val="24"/>
          <w:szCs w:val="24"/>
        </w:rPr>
      </w:pPr>
      <w:proofErr w:type="spellStart"/>
      <w:r>
        <w:rPr>
          <w:sz w:val="24"/>
          <w:szCs w:val="24"/>
        </w:rPr>
        <w:t>y_reg_pred</w:t>
      </w:r>
      <w:proofErr w:type="spellEnd"/>
      <w:r>
        <w:rPr>
          <w:sz w:val="24"/>
          <w:szCs w:val="24"/>
        </w:rPr>
        <w:t xml:space="preserve"> = </w:t>
      </w:r>
      <w:proofErr w:type="spellStart"/>
      <w:r>
        <w:rPr>
          <w:sz w:val="24"/>
          <w:szCs w:val="24"/>
        </w:rPr>
        <w:t>knn_</w:t>
      </w:r>
      <w:proofErr w:type="gramStart"/>
      <w:r>
        <w:rPr>
          <w:sz w:val="24"/>
          <w:szCs w:val="24"/>
        </w:rPr>
        <w:t>reg.predict</w:t>
      </w:r>
      <w:proofErr w:type="spellEnd"/>
      <w:proofErr w:type="gramEnd"/>
      <w:r>
        <w:rPr>
          <w:sz w:val="24"/>
          <w:szCs w:val="24"/>
        </w:rPr>
        <w:t>(</w:t>
      </w:r>
      <w:proofErr w:type="spellStart"/>
      <w:r>
        <w:rPr>
          <w:sz w:val="24"/>
          <w:szCs w:val="24"/>
        </w:rPr>
        <w:t>X_reg_test</w:t>
      </w:r>
      <w:proofErr w:type="spellEnd"/>
      <w:r>
        <w:rPr>
          <w:sz w:val="24"/>
          <w:szCs w:val="24"/>
        </w:rPr>
        <w:t>)</w:t>
      </w:r>
    </w:p>
    <w:p w14:paraId="56A12BDB" w14:textId="77777777" w:rsidR="00173430" w:rsidRDefault="00173430">
      <w:pPr>
        <w:spacing w:before="1"/>
        <w:ind w:left="833" w:right="402" w:hanging="361"/>
        <w:rPr>
          <w:sz w:val="24"/>
          <w:szCs w:val="24"/>
        </w:rPr>
      </w:pPr>
    </w:p>
    <w:p w14:paraId="001C5EB5" w14:textId="77777777" w:rsidR="00173430" w:rsidRDefault="00410809">
      <w:pPr>
        <w:spacing w:before="1"/>
        <w:ind w:left="833" w:right="402" w:hanging="361"/>
        <w:rPr>
          <w:sz w:val="24"/>
          <w:szCs w:val="24"/>
        </w:rPr>
      </w:pPr>
      <w:r>
        <w:rPr>
          <w:sz w:val="24"/>
          <w:szCs w:val="24"/>
        </w:rPr>
        <w:t># Evaluate the regressor</w:t>
      </w:r>
    </w:p>
    <w:p w14:paraId="5B69F9AE" w14:textId="77777777" w:rsidR="00173430" w:rsidRDefault="00410809">
      <w:pPr>
        <w:spacing w:before="1"/>
        <w:ind w:left="833" w:right="402" w:hanging="361"/>
        <w:rPr>
          <w:sz w:val="24"/>
          <w:szCs w:val="24"/>
        </w:rPr>
      </w:pPr>
      <w:proofErr w:type="spellStart"/>
      <w:r>
        <w:rPr>
          <w:sz w:val="24"/>
          <w:szCs w:val="24"/>
        </w:rPr>
        <w:t>mse</w:t>
      </w:r>
      <w:proofErr w:type="spellEnd"/>
      <w:r>
        <w:rPr>
          <w:sz w:val="24"/>
          <w:szCs w:val="24"/>
        </w:rPr>
        <w:t xml:space="preserve"> = </w:t>
      </w:r>
      <w:proofErr w:type="spellStart"/>
      <w:r>
        <w:rPr>
          <w:sz w:val="24"/>
          <w:szCs w:val="24"/>
        </w:rPr>
        <w:t>mean_squared_</w:t>
      </w:r>
      <w:proofErr w:type="gramStart"/>
      <w:r>
        <w:rPr>
          <w:sz w:val="24"/>
          <w:szCs w:val="24"/>
        </w:rPr>
        <w:t>error</w:t>
      </w:r>
      <w:proofErr w:type="spellEnd"/>
      <w:r>
        <w:rPr>
          <w:sz w:val="24"/>
          <w:szCs w:val="24"/>
        </w:rPr>
        <w:t>(</w:t>
      </w:r>
      <w:proofErr w:type="spellStart"/>
      <w:proofErr w:type="gramEnd"/>
      <w:r>
        <w:rPr>
          <w:sz w:val="24"/>
          <w:szCs w:val="24"/>
        </w:rPr>
        <w:t>y_reg_test</w:t>
      </w:r>
      <w:proofErr w:type="spellEnd"/>
      <w:r>
        <w:rPr>
          <w:sz w:val="24"/>
          <w:szCs w:val="24"/>
        </w:rPr>
        <w:t xml:space="preserve">, </w:t>
      </w:r>
      <w:proofErr w:type="spellStart"/>
      <w:r>
        <w:rPr>
          <w:sz w:val="24"/>
          <w:szCs w:val="24"/>
        </w:rPr>
        <w:t>y_reg_pred</w:t>
      </w:r>
      <w:proofErr w:type="spellEnd"/>
      <w:r>
        <w:rPr>
          <w:sz w:val="24"/>
          <w:szCs w:val="24"/>
        </w:rPr>
        <w:t>)</w:t>
      </w:r>
    </w:p>
    <w:p w14:paraId="0B9C5D56" w14:textId="77777777" w:rsidR="00173430" w:rsidRDefault="00410809">
      <w:pPr>
        <w:spacing w:before="1"/>
        <w:ind w:left="833" w:right="402" w:hanging="361"/>
        <w:rPr>
          <w:sz w:val="24"/>
          <w:szCs w:val="24"/>
        </w:rPr>
      </w:pPr>
      <w:proofErr w:type="gramStart"/>
      <w:r>
        <w:rPr>
          <w:sz w:val="24"/>
          <w:szCs w:val="24"/>
        </w:rPr>
        <w:t>print(</w:t>
      </w:r>
      <w:proofErr w:type="spellStart"/>
      <w:proofErr w:type="gramEnd"/>
      <w:r>
        <w:rPr>
          <w:sz w:val="24"/>
          <w:szCs w:val="24"/>
        </w:rPr>
        <w:t>f"Regression</w:t>
      </w:r>
      <w:proofErr w:type="spellEnd"/>
      <w:r>
        <w:rPr>
          <w:sz w:val="24"/>
          <w:szCs w:val="24"/>
        </w:rPr>
        <w:t xml:space="preserve"> Mean Squared Error: {</w:t>
      </w:r>
      <w:proofErr w:type="spellStart"/>
      <w:r>
        <w:rPr>
          <w:sz w:val="24"/>
          <w:szCs w:val="24"/>
        </w:rPr>
        <w:t>mse</w:t>
      </w:r>
      <w:proofErr w:type="spellEnd"/>
      <w:r>
        <w:rPr>
          <w:sz w:val="24"/>
          <w:szCs w:val="24"/>
        </w:rPr>
        <w:t>}")</w:t>
      </w:r>
    </w:p>
    <w:p w14:paraId="08B554EF" w14:textId="77777777" w:rsidR="00173430" w:rsidRDefault="00173430">
      <w:pPr>
        <w:spacing w:before="1"/>
        <w:ind w:left="833" w:right="402" w:hanging="361"/>
        <w:rPr>
          <w:sz w:val="24"/>
          <w:szCs w:val="24"/>
        </w:rPr>
      </w:pPr>
    </w:p>
    <w:p w14:paraId="2F87FA24" w14:textId="77777777" w:rsidR="00173430" w:rsidRDefault="00410809">
      <w:pPr>
        <w:spacing w:before="1"/>
        <w:ind w:left="833" w:right="402" w:hanging="361"/>
        <w:rPr>
          <w:b/>
          <w:bCs/>
          <w:sz w:val="24"/>
          <w:szCs w:val="24"/>
        </w:rPr>
      </w:pPr>
      <w:r>
        <w:rPr>
          <w:b/>
          <w:bCs/>
          <w:sz w:val="24"/>
          <w:szCs w:val="24"/>
        </w:rPr>
        <w:lastRenderedPageBreak/>
        <w:t>OUTPUT:</w:t>
      </w:r>
    </w:p>
    <w:p w14:paraId="0E93FC17" w14:textId="77777777" w:rsidR="00173430" w:rsidRDefault="00410809">
      <w:pPr>
        <w:spacing w:before="1"/>
        <w:ind w:left="833" w:right="402" w:hanging="361"/>
        <w:rPr>
          <w:b/>
          <w:bCs/>
          <w:sz w:val="24"/>
          <w:szCs w:val="24"/>
        </w:rPr>
      </w:pPr>
      <w:r>
        <w:rPr>
          <w:b/>
          <w:bCs/>
          <w:sz w:val="24"/>
          <w:szCs w:val="24"/>
        </w:rPr>
        <w:t>Classification Accuracy: 0.55</w:t>
      </w:r>
    </w:p>
    <w:p w14:paraId="5E3ABCFE" w14:textId="77777777" w:rsidR="00173430" w:rsidRDefault="00410809">
      <w:pPr>
        <w:spacing w:before="1"/>
        <w:ind w:left="833" w:right="402" w:hanging="361"/>
        <w:rPr>
          <w:b/>
          <w:bCs/>
          <w:sz w:val="24"/>
          <w:szCs w:val="24"/>
        </w:rPr>
      </w:pPr>
      <w:r>
        <w:rPr>
          <w:b/>
          <w:bCs/>
          <w:sz w:val="24"/>
          <w:szCs w:val="24"/>
        </w:rPr>
        <w:t>Regression Mean Squared Error: 0.06484438650932967</w:t>
      </w:r>
    </w:p>
    <w:p w14:paraId="0E7156C9" w14:textId="77777777" w:rsidR="00173430" w:rsidRDefault="00173430">
      <w:pPr>
        <w:spacing w:before="1"/>
        <w:ind w:left="833" w:right="402" w:hanging="361"/>
        <w:rPr>
          <w:b/>
          <w:bCs/>
          <w:sz w:val="24"/>
          <w:szCs w:val="24"/>
        </w:rPr>
      </w:pPr>
    </w:p>
    <w:p w14:paraId="2D1B0FD3" w14:textId="77777777" w:rsidR="00173430" w:rsidRDefault="00410809">
      <w:pPr>
        <w:spacing w:before="1"/>
        <w:ind w:left="833" w:right="402" w:hanging="361"/>
        <w:rPr>
          <w:b/>
          <w:bCs/>
          <w:sz w:val="24"/>
          <w:szCs w:val="24"/>
        </w:rPr>
      </w:pPr>
      <w:r>
        <w:rPr>
          <w:b/>
          <w:bCs/>
          <w:sz w:val="24"/>
          <w:szCs w:val="24"/>
        </w:rPr>
        <w:t>4. Demonstrate decision tree algorithm for classification and regression problem</w:t>
      </w:r>
    </w:p>
    <w:p w14:paraId="023ACAFA" w14:textId="77777777" w:rsidR="00173430" w:rsidRDefault="00173430">
      <w:pPr>
        <w:spacing w:before="1"/>
        <w:ind w:left="833" w:right="402" w:hanging="361"/>
        <w:rPr>
          <w:b/>
          <w:bCs/>
          <w:sz w:val="24"/>
          <w:szCs w:val="24"/>
        </w:rPr>
      </w:pPr>
    </w:p>
    <w:p w14:paraId="24898A93" w14:textId="77777777" w:rsidR="00173430" w:rsidRDefault="00410809">
      <w:pPr>
        <w:spacing w:before="1"/>
        <w:ind w:left="833" w:right="402" w:hanging="361"/>
        <w:rPr>
          <w:b/>
          <w:bCs/>
          <w:sz w:val="24"/>
          <w:szCs w:val="24"/>
        </w:rPr>
      </w:pPr>
      <w:r>
        <w:rPr>
          <w:b/>
          <w:bCs/>
          <w:sz w:val="24"/>
          <w:szCs w:val="24"/>
        </w:rPr>
        <w:t>Decision Tree Algorithm for Classification</w:t>
      </w:r>
    </w:p>
    <w:p w14:paraId="4B95F442" w14:textId="77777777" w:rsidR="00173430" w:rsidRDefault="00410809">
      <w:pPr>
        <w:spacing w:before="1"/>
        <w:ind w:left="833" w:right="402" w:hanging="361"/>
        <w:rPr>
          <w:sz w:val="24"/>
          <w:szCs w:val="24"/>
        </w:rPr>
      </w:pPr>
      <w:r>
        <w:rPr>
          <w:sz w:val="24"/>
          <w:szCs w:val="24"/>
        </w:rPr>
        <w:t>Problem Statement</w:t>
      </w:r>
    </w:p>
    <w:p w14:paraId="52C86410" w14:textId="77777777" w:rsidR="00173430" w:rsidRDefault="00410809">
      <w:pPr>
        <w:spacing w:before="1"/>
        <w:ind w:left="833" w:right="402" w:hanging="361"/>
        <w:rPr>
          <w:sz w:val="24"/>
          <w:szCs w:val="24"/>
        </w:rPr>
      </w:pPr>
      <w:r>
        <w:rPr>
          <w:sz w:val="24"/>
          <w:szCs w:val="24"/>
        </w:rPr>
        <w:t>Suppose we want to classify customers as either "High Value" or "Low Value" based on their age, income, and credit score.</w:t>
      </w:r>
    </w:p>
    <w:p w14:paraId="6CB39CB7" w14:textId="77777777" w:rsidR="00173430" w:rsidRDefault="00173430">
      <w:pPr>
        <w:spacing w:before="1"/>
        <w:ind w:left="833" w:right="402" w:hanging="361"/>
        <w:rPr>
          <w:sz w:val="24"/>
          <w:szCs w:val="24"/>
        </w:rPr>
      </w:pPr>
    </w:p>
    <w:p w14:paraId="41900FB1" w14:textId="77777777" w:rsidR="00173430" w:rsidRDefault="00410809">
      <w:pPr>
        <w:spacing w:before="1"/>
        <w:ind w:left="833" w:right="402" w:hanging="361"/>
        <w:rPr>
          <w:sz w:val="24"/>
          <w:szCs w:val="24"/>
        </w:rPr>
      </w:pPr>
      <w:r>
        <w:rPr>
          <w:sz w:val="24"/>
          <w:szCs w:val="24"/>
        </w:rPr>
        <w:t>Decision Tree Model</w:t>
      </w:r>
    </w:p>
    <w:p w14:paraId="4EB6D2D7" w14:textId="77777777" w:rsidR="00173430" w:rsidRDefault="00410809">
      <w:pPr>
        <w:spacing w:before="1"/>
        <w:ind w:left="833" w:right="402" w:hanging="361"/>
        <w:rPr>
          <w:sz w:val="24"/>
          <w:szCs w:val="24"/>
        </w:rPr>
      </w:pPr>
      <w:r>
        <w:rPr>
          <w:sz w:val="24"/>
          <w:szCs w:val="24"/>
        </w:rPr>
        <w:t>Here's a simple Decision Tree model that classifies customers:</w:t>
      </w:r>
    </w:p>
    <w:p w14:paraId="56C35E44" w14:textId="77777777" w:rsidR="00173430" w:rsidRDefault="00173430">
      <w:pPr>
        <w:spacing w:before="1"/>
        <w:ind w:left="833" w:right="402" w:hanging="361"/>
        <w:rPr>
          <w:sz w:val="24"/>
          <w:szCs w:val="24"/>
        </w:rPr>
      </w:pPr>
    </w:p>
    <w:p w14:paraId="20044094" w14:textId="77777777" w:rsidR="00173430" w:rsidRDefault="00410809">
      <w:pPr>
        <w:spacing w:before="1"/>
        <w:ind w:left="833" w:right="402" w:hanging="361"/>
        <w:rPr>
          <w:sz w:val="24"/>
          <w:szCs w:val="24"/>
        </w:rPr>
      </w:pPr>
      <w:r>
        <w:rPr>
          <w:sz w:val="24"/>
          <w:szCs w:val="24"/>
        </w:rPr>
        <w:t>1. Root Node: Age</w:t>
      </w:r>
    </w:p>
    <w:p w14:paraId="5E2E3A7E" w14:textId="77777777" w:rsidR="00173430" w:rsidRDefault="00410809">
      <w:pPr>
        <w:spacing w:before="1"/>
        <w:ind w:left="833" w:right="402" w:hanging="361"/>
        <w:rPr>
          <w:sz w:val="24"/>
          <w:szCs w:val="24"/>
        </w:rPr>
      </w:pPr>
      <w:r>
        <w:rPr>
          <w:sz w:val="24"/>
          <w:szCs w:val="24"/>
        </w:rPr>
        <w:t xml:space="preserve">    - If Age &lt; 30, go to Node 2</w:t>
      </w:r>
    </w:p>
    <w:p w14:paraId="2E86CD9D" w14:textId="77777777" w:rsidR="00173430" w:rsidRDefault="00410809">
      <w:pPr>
        <w:spacing w:before="1"/>
        <w:ind w:left="833" w:right="402" w:hanging="361"/>
        <w:rPr>
          <w:sz w:val="24"/>
          <w:szCs w:val="24"/>
        </w:rPr>
      </w:pPr>
      <w:r>
        <w:rPr>
          <w:sz w:val="24"/>
          <w:szCs w:val="24"/>
        </w:rPr>
        <w:t xml:space="preserve">    - If Age &gt;= 30, go to Node 3</w:t>
      </w:r>
    </w:p>
    <w:p w14:paraId="048AD1B6" w14:textId="77777777" w:rsidR="00173430" w:rsidRDefault="00410809">
      <w:pPr>
        <w:spacing w:before="1"/>
        <w:ind w:left="833" w:right="402" w:hanging="361"/>
        <w:rPr>
          <w:sz w:val="24"/>
          <w:szCs w:val="24"/>
        </w:rPr>
      </w:pPr>
      <w:r>
        <w:rPr>
          <w:sz w:val="24"/>
          <w:szCs w:val="24"/>
        </w:rPr>
        <w:t>2. Node 2: Income</w:t>
      </w:r>
    </w:p>
    <w:p w14:paraId="5C9BE624" w14:textId="77777777" w:rsidR="00173430" w:rsidRDefault="00410809">
      <w:pPr>
        <w:spacing w:before="1"/>
        <w:ind w:left="833" w:right="402" w:hanging="361"/>
        <w:rPr>
          <w:sz w:val="24"/>
          <w:szCs w:val="24"/>
        </w:rPr>
      </w:pPr>
      <w:r>
        <w:rPr>
          <w:sz w:val="24"/>
          <w:szCs w:val="24"/>
        </w:rPr>
        <w:t xml:space="preserve">    - If Income &lt; 50000, classify as "Low Value"</w:t>
      </w:r>
    </w:p>
    <w:p w14:paraId="63D8E7AA" w14:textId="77777777" w:rsidR="00173430" w:rsidRDefault="00410809">
      <w:pPr>
        <w:spacing w:before="1"/>
        <w:ind w:left="833" w:right="402" w:hanging="361"/>
        <w:rPr>
          <w:sz w:val="24"/>
          <w:szCs w:val="24"/>
        </w:rPr>
      </w:pPr>
      <w:r>
        <w:rPr>
          <w:sz w:val="24"/>
          <w:szCs w:val="24"/>
        </w:rPr>
        <w:t xml:space="preserve">    - If Income &gt;= 50000, classify as "High Value"</w:t>
      </w:r>
    </w:p>
    <w:p w14:paraId="133C56E0" w14:textId="77777777" w:rsidR="00173430" w:rsidRDefault="00410809">
      <w:pPr>
        <w:spacing w:before="1"/>
        <w:ind w:left="833" w:right="402" w:hanging="361"/>
        <w:rPr>
          <w:sz w:val="24"/>
          <w:szCs w:val="24"/>
        </w:rPr>
      </w:pPr>
      <w:r>
        <w:rPr>
          <w:sz w:val="24"/>
          <w:szCs w:val="24"/>
        </w:rPr>
        <w:t>3. Node 3: Credit Score</w:t>
      </w:r>
    </w:p>
    <w:p w14:paraId="0CDD9B5B" w14:textId="77777777" w:rsidR="00173430" w:rsidRDefault="00410809">
      <w:pPr>
        <w:spacing w:before="1"/>
        <w:ind w:left="833" w:right="402" w:hanging="361"/>
        <w:rPr>
          <w:sz w:val="24"/>
          <w:szCs w:val="24"/>
        </w:rPr>
      </w:pPr>
      <w:r>
        <w:rPr>
          <w:sz w:val="24"/>
          <w:szCs w:val="24"/>
        </w:rPr>
        <w:t xml:space="preserve">    - If Credit Score &lt; 700, classify as "Low Value"</w:t>
      </w:r>
    </w:p>
    <w:p w14:paraId="2C9DAC94" w14:textId="77777777" w:rsidR="00173430" w:rsidRDefault="00410809">
      <w:pPr>
        <w:spacing w:before="1"/>
        <w:ind w:left="833" w:right="402" w:hanging="361"/>
        <w:rPr>
          <w:sz w:val="24"/>
          <w:szCs w:val="24"/>
        </w:rPr>
      </w:pPr>
      <w:r>
        <w:rPr>
          <w:sz w:val="24"/>
          <w:szCs w:val="24"/>
        </w:rPr>
        <w:t xml:space="preserve">    - If Credit Score &gt;= 700, classify as "High Value"</w:t>
      </w:r>
    </w:p>
    <w:p w14:paraId="37F27E49" w14:textId="77777777" w:rsidR="00173430" w:rsidRDefault="00173430">
      <w:pPr>
        <w:spacing w:before="1"/>
        <w:ind w:left="833" w:right="402" w:hanging="361"/>
        <w:rPr>
          <w:sz w:val="24"/>
          <w:szCs w:val="24"/>
        </w:rPr>
      </w:pPr>
    </w:p>
    <w:p w14:paraId="6CE38C29" w14:textId="77777777" w:rsidR="00173430" w:rsidRDefault="00173430">
      <w:pPr>
        <w:spacing w:before="1"/>
        <w:ind w:left="833" w:right="402" w:hanging="361"/>
        <w:rPr>
          <w:sz w:val="24"/>
          <w:szCs w:val="24"/>
        </w:rPr>
      </w:pPr>
    </w:p>
    <w:p w14:paraId="7084F255" w14:textId="77777777" w:rsidR="00173430" w:rsidRDefault="00173430">
      <w:pPr>
        <w:spacing w:before="1"/>
        <w:ind w:left="833" w:right="402" w:hanging="361"/>
        <w:rPr>
          <w:sz w:val="24"/>
          <w:szCs w:val="24"/>
        </w:rPr>
      </w:pPr>
    </w:p>
    <w:p w14:paraId="3751A762" w14:textId="77777777" w:rsidR="00173430" w:rsidRDefault="00173430">
      <w:pPr>
        <w:spacing w:before="1"/>
        <w:ind w:left="833" w:right="402" w:hanging="361"/>
        <w:rPr>
          <w:sz w:val="24"/>
          <w:szCs w:val="24"/>
        </w:rPr>
      </w:pPr>
    </w:p>
    <w:p w14:paraId="528F21DC" w14:textId="77777777" w:rsidR="00173430" w:rsidRDefault="00410809">
      <w:pPr>
        <w:spacing w:before="1"/>
        <w:ind w:left="833" w:right="402" w:hanging="361"/>
        <w:rPr>
          <w:b/>
          <w:bCs/>
          <w:sz w:val="24"/>
          <w:szCs w:val="24"/>
        </w:rPr>
      </w:pPr>
      <w:r>
        <w:rPr>
          <w:b/>
          <w:bCs/>
          <w:sz w:val="24"/>
          <w:szCs w:val="24"/>
        </w:rPr>
        <w:t>Decision Tree Algorithm for Regression</w:t>
      </w:r>
    </w:p>
    <w:p w14:paraId="5812C4CB" w14:textId="77777777" w:rsidR="00173430" w:rsidRDefault="00410809">
      <w:pPr>
        <w:spacing w:before="1"/>
        <w:ind w:left="833" w:right="402" w:hanging="361"/>
        <w:rPr>
          <w:sz w:val="24"/>
          <w:szCs w:val="24"/>
        </w:rPr>
      </w:pPr>
      <w:r>
        <w:rPr>
          <w:sz w:val="24"/>
          <w:szCs w:val="24"/>
        </w:rPr>
        <w:t>Problem Statement</w:t>
      </w:r>
    </w:p>
    <w:p w14:paraId="631491B6" w14:textId="77777777" w:rsidR="00173430" w:rsidRDefault="00410809">
      <w:pPr>
        <w:spacing w:before="1"/>
        <w:ind w:left="833" w:right="402" w:hanging="361"/>
        <w:rPr>
          <w:sz w:val="24"/>
          <w:szCs w:val="24"/>
        </w:rPr>
      </w:pPr>
      <w:r>
        <w:rPr>
          <w:sz w:val="24"/>
          <w:szCs w:val="24"/>
        </w:rPr>
        <w:t>Suppose we want to predict the price of a house based on its features such as number of bedrooms, number of bathrooms, and square footage.</w:t>
      </w:r>
    </w:p>
    <w:p w14:paraId="2726D786" w14:textId="77777777" w:rsidR="00173430" w:rsidRDefault="00173430">
      <w:pPr>
        <w:spacing w:before="1"/>
        <w:ind w:left="833" w:right="402" w:hanging="361"/>
        <w:rPr>
          <w:sz w:val="24"/>
          <w:szCs w:val="24"/>
        </w:rPr>
      </w:pPr>
    </w:p>
    <w:p w14:paraId="1826F272" w14:textId="77777777" w:rsidR="00173430" w:rsidRDefault="00410809">
      <w:pPr>
        <w:spacing w:before="1"/>
        <w:ind w:left="833" w:right="402" w:hanging="361"/>
        <w:rPr>
          <w:sz w:val="24"/>
          <w:szCs w:val="24"/>
        </w:rPr>
      </w:pPr>
      <w:r>
        <w:rPr>
          <w:sz w:val="24"/>
          <w:szCs w:val="24"/>
        </w:rPr>
        <w:t>Decision Tree Model</w:t>
      </w:r>
    </w:p>
    <w:p w14:paraId="292FACD3" w14:textId="77777777" w:rsidR="00173430" w:rsidRDefault="00410809">
      <w:pPr>
        <w:spacing w:before="1"/>
        <w:ind w:left="833" w:right="402" w:hanging="361"/>
        <w:rPr>
          <w:sz w:val="24"/>
          <w:szCs w:val="24"/>
        </w:rPr>
      </w:pPr>
      <w:r>
        <w:rPr>
          <w:sz w:val="24"/>
          <w:szCs w:val="24"/>
        </w:rPr>
        <w:t>Here's a simple Decision Tree model that predicts house prices:</w:t>
      </w:r>
    </w:p>
    <w:p w14:paraId="2505D0FA" w14:textId="77777777" w:rsidR="00173430" w:rsidRDefault="00173430">
      <w:pPr>
        <w:spacing w:before="1"/>
        <w:ind w:left="833" w:right="402" w:hanging="361"/>
        <w:rPr>
          <w:sz w:val="24"/>
          <w:szCs w:val="24"/>
        </w:rPr>
      </w:pPr>
    </w:p>
    <w:p w14:paraId="6B2ED4BE" w14:textId="77777777" w:rsidR="00173430" w:rsidRDefault="00410809">
      <w:pPr>
        <w:spacing w:before="1"/>
        <w:ind w:left="833" w:right="402" w:hanging="361"/>
        <w:rPr>
          <w:sz w:val="24"/>
          <w:szCs w:val="24"/>
        </w:rPr>
      </w:pPr>
      <w:r>
        <w:rPr>
          <w:sz w:val="24"/>
          <w:szCs w:val="24"/>
        </w:rPr>
        <w:t>1. Root Node: Number of Bedrooms</w:t>
      </w:r>
    </w:p>
    <w:p w14:paraId="7EA479A0" w14:textId="77777777" w:rsidR="00173430" w:rsidRDefault="00410809">
      <w:pPr>
        <w:spacing w:before="1"/>
        <w:ind w:left="833" w:right="402" w:hanging="361"/>
        <w:rPr>
          <w:sz w:val="24"/>
          <w:szCs w:val="24"/>
        </w:rPr>
      </w:pPr>
      <w:r>
        <w:rPr>
          <w:sz w:val="24"/>
          <w:szCs w:val="24"/>
        </w:rPr>
        <w:t xml:space="preserve">    - If Number of Bedrooms &lt; 3, go to Node 2</w:t>
      </w:r>
    </w:p>
    <w:p w14:paraId="06DAF207" w14:textId="77777777" w:rsidR="00173430" w:rsidRDefault="00410809">
      <w:pPr>
        <w:spacing w:before="1"/>
        <w:ind w:left="833" w:right="402" w:hanging="361"/>
        <w:rPr>
          <w:sz w:val="24"/>
          <w:szCs w:val="24"/>
        </w:rPr>
      </w:pPr>
      <w:r>
        <w:rPr>
          <w:sz w:val="24"/>
          <w:szCs w:val="24"/>
        </w:rPr>
        <w:t xml:space="preserve">    - If Number of Bedrooms &gt;= 3, go to Node 3</w:t>
      </w:r>
    </w:p>
    <w:p w14:paraId="1883B69C" w14:textId="77777777" w:rsidR="00173430" w:rsidRDefault="00410809">
      <w:pPr>
        <w:spacing w:before="1"/>
        <w:ind w:left="833" w:right="402" w:hanging="361"/>
        <w:rPr>
          <w:sz w:val="24"/>
          <w:szCs w:val="24"/>
        </w:rPr>
      </w:pPr>
      <w:r>
        <w:rPr>
          <w:sz w:val="24"/>
          <w:szCs w:val="24"/>
        </w:rPr>
        <w:t>2. Node 2: Square Footage</w:t>
      </w:r>
    </w:p>
    <w:p w14:paraId="10013DC4" w14:textId="77777777" w:rsidR="00173430" w:rsidRDefault="00410809">
      <w:pPr>
        <w:spacing w:before="1"/>
        <w:ind w:left="833" w:right="402" w:hanging="361"/>
        <w:rPr>
          <w:sz w:val="24"/>
          <w:szCs w:val="24"/>
        </w:rPr>
      </w:pPr>
      <w:r>
        <w:rPr>
          <w:sz w:val="24"/>
          <w:szCs w:val="24"/>
        </w:rPr>
        <w:t xml:space="preserve">    - If Square Footage &lt; 1500, predict price = 200000</w:t>
      </w:r>
    </w:p>
    <w:p w14:paraId="1AAB396F" w14:textId="77777777" w:rsidR="00173430" w:rsidRDefault="00410809">
      <w:pPr>
        <w:spacing w:before="1"/>
        <w:ind w:left="833" w:right="402" w:hanging="361"/>
        <w:rPr>
          <w:sz w:val="24"/>
          <w:szCs w:val="24"/>
        </w:rPr>
      </w:pPr>
      <w:r>
        <w:rPr>
          <w:sz w:val="24"/>
          <w:szCs w:val="24"/>
        </w:rPr>
        <w:t xml:space="preserve">    - If Square Footage &gt;= 1500, predict price = 300000</w:t>
      </w:r>
    </w:p>
    <w:p w14:paraId="35C717C3" w14:textId="77777777" w:rsidR="00173430" w:rsidRDefault="00410809">
      <w:pPr>
        <w:spacing w:before="1"/>
        <w:ind w:left="833" w:right="402" w:hanging="361"/>
        <w:rPr>
          <w:sz w:val="24"/>
          <w:szCs w:val="24"/>
        </w:rPr>
      </w:pPr>
      <w:r>
        <w:rPr>
          <w:sz w:val="24"/>
          <w:szCs w:val="24"/>
        </w:rPr>
        <w:t>3. Node 3: Number of Bathrooms</w:t>
      </w:r>
    </w:p>
    <w:p w14:paraId="31E775C6" w14:textId="77777777" w:rsidR="00173430" w:rsidRDefault="00410809">
      <w:pPr>
        <w:spacing w:before="1"/>
        <w:ind w:left="833" w:right="402" w:hanging="361"/>
        <w:rPr>
          <w:sz w:val="24"/>
          <w:szCs w:val="24"/>
        </w:rPr>
      </w:pPr>
      <w:r>
        <w:rPr>
          <w:sz w:val="24"/>
          <w:szCs w:val="24"/>
        </w:rPr>
        <w:t xml:space="preserve">    - If Number of Bathrooms &lt; 2, predict price = 400000</w:t>
      </w:r>
    </w:p>
    <w:p w14:paraId="179DEFEB" w14:textId="77777777" w:rsidR="00173430" w:rsidRDefault="00410809">
      <w:pPr>
        <w:spacing w:before="1"/>
        <w:ind w:left="833" w:right="402" w:hanging="361"/>
        <w:rPr>
          <w:sz w:val="24"/>
          <w:szCs w:val="24"/>
        </w:rPr>
      </w:pPr>
      <w:r>
        <w:rPr>
          <w:sz w:val="24"/>
          <w:szCs w:val="24"/>
        </w:rPr>
        <w:t xml:space="preserve">    - If Number of Bathrooms &gt;= 2, predict price = 500000</w:t>
      </w:r>
    </w:p>
    <w:p w14:paraId="2109CCAF" w14:textId="77777777" w:rsidR="00173430" w:rsidRDefault="00173430">
      <w:pPr>
        <w:spacing w:before="1"/>
        <w:ind w:left="833" w:right="402" w:hanging="361"/>
        <w:rPr>
          <w:sz w:val="24"/>
          <w:szCs w:val="24"/>
        </w:rPr>
      </w:pPr>
    </w:p>
    <w:p w14:paraId="0FFE25E7" w14:textId="77777777" w:rsidR="00173430" w:rsidRDefault="00410809">
      <w:pPr>
        <w:spacing w:before="1"/>
        <w:ind w:left="833" w:right="402" w:hanging="361"/>
        <w:rPr>
          <w:sz w:val="24"/>
          <w:szCs w:val="24"/>
        </w:rPr>
      </w:pPr>
      <w:r>
        <w:rPr>
          <w:sz w:val="24"/>
          <w:szCs w:val="24"/>
        </w:rPr>
        <w:t>CODING:</w:t>
      </w:r>
    </w:p>
    <w:p w14:paraId="2400B79B" w14:textId="77777777" w:rsidR="00173430" w:rsidRDefault="00410809">
      <w:pPr>
        <w:spacing w:before="1"/>
        <w:ind w:left="833" w:right="402" w:hanging="361"/>
        <w:rPr>
          <w:b/>
          <w:bCs/>
          <w:sz w:val="24"/>
          <w:szCs w:val="24"/>
        </w:rPr>
      </w:pPr>
      <w:r>
        <w:rPr>
          <w:b/>
          <w:bCs/>
          <w:sz w:val="24"/>
          <w:szCs w:val="24"/>
        </w:rPr>
        <w:t># Decision Tree for Classification</w:t>
      </w:r>
    </w:p>
    <w:p w14:paraId="4A9080FC" w14:textId="77777777" w:rsidR="00173430" w:rsidRDefault="00173430">
      <w:pPr>
        <w:spacing w:before="1"/>
        <w:ind w:left="833" w:right="402" w:hanging="361"/>
        <w:rPr>
          <w:sz w:val="24"/>
          <w:szCs w:val="24"/>
        </w:rPr>
      </w:pPr>
    </w:p>
    <w:p w14:paraId="24B12EEC" w14:textId="77777777" w:rsidR="00173430" w:rsidRDefault="00410809">
      <w:pPr>
        <w:spacing w:before="1"/>
        <w:ind w:left="833" w:right="402" w:hanging="361"/>
        <w:rPr>
          <w:sz w:val="24"/>
          <w:szCs w:val="24"/>
        </w:rPr>
      </w:pPr>
      <w:r>
        <w:rPr>
          <w:sz w:val="24"/>
          <w:szCs w:val="24"/>
        </w:rPr>
        <w:t xml:space="preserve">from </w:t>
      </w:r>
      <w:proofErr w:type="spellStart"/>
      <w:proofErr w:type="gramStart"/>
      <w:r>
        <w:rPr>
          <w:sz w:val="24"/>
          <w:szCs w:val="24"/>
        </w:rPr>
        <w:t>sklearn.tree</w:t>
      </w:r>
      <w:proofErr w:type="spellEnd"/>
      <w:proofErr w:type="gramEnd"/>
      <w:r>
        <w:rPr>
          <w:sz w:val="24"/>
          <w:szCs w:val="24"/>
        </w:rPr>
        <w:t xml:space="preserve"> import </w:t>
      </w:r>
      <w:proofErr w:type="spellStart"/>
      <w:r>
        <w:rPr>
          <w:sz w:val="24"/>
          <w:szCs w:val="24"/>
        </w:rPr>
        <w:t>DecisionTreeClassifier</w:t>
      </w:r>
      <w:proofErr w:type="spellEnd"/>
    </w:p>
    <w:p w14:paraId="3C61D260" w14:textId="77777777" w:rsidR="00173430" w:rsidRDefault="00410809">
      <w:pPr>
        <w:spacing w:before="1"/>
        <w:ind w:left="833" w:right="402" w:hanging="361"/>
        <w:rPr>
          <w:sz w:val="24"/>
          <w:szCs w:val="24"/>
        </w:rPr>
      </w:pPr>
      <w:r>
        <w:rPr>
          <w:sz w:val="24"/>
          <w:szCs w:val="24"/>
        </w:rPr>
        <w:t xml:space="preserve">from </w:t>
      </w:r>
      <w:proofErr w:type="spellStart"/>
      <w:proofErr w:type="gramStart"/>
      <w:r>
        <w:rPr>
          <w:sz w:val="24"/>
          <w:szCs w:val="24"/>
        </w:rPr>
        <w:t>sklearn.model</w:t>
      </w:r>
      <w:proofErr w:type="gramEnd"/>
      <w:r>
        <w:rPr>
          <w:sz w:val="24"/>
          <w:szCs w:val="24"/>
        </w:rPr>
        <w:t>_selection</w:t>
      </w:r>
      <w:proofErr w:type="spellEnd"/>
      <w:r>
        <w:rPr>
          <w:sz w:val="24"/>
          <w:szCs w:val="24"/>
        </w:rPr>
        <w:t xml:space="preserve"> import </w:t>
      </w:r>
      <w:proofErr w:type="spellStart"/>
      <w:r>
        <w:rPr>
          <w:sz w:val="24"/>
          <w:szCs w:val="24"/>
        </w:rPr>
        <w:t>train_test_split</w:t>
      </w:r>
      <w:proofErr w:type="spellEnd"/>
    </w:p>
    <w:p w14:paraId="0FD08106" w14:textId="77777777" w:rsidR="00173430" w:rsidRDefault="00410809">
      <w:pPr>
        <w:spacing w:before="1"/>
        <w:ind w:left="833" w:right="402" w:hanging="361"/>
        <w:rPr>
          <w:sz w:val="24"/>
          <w:szCs w:val="24"/>
        </w:rPr>
      </w:pPr>
      <w:r>
        <w:rPr>
          <w:sz w:val="24"/>
          <w:szCs w:val="24"/>
        </w:rPr>
        <w:t xml:space="preserve">from </w:t>
      </w:r>
      <w:proofErr w:type="spellStart"/>
      <w:proofErr w:type="gramStart"/>
      <w:r>
        <w:rPr>
          <w:sz w:val="24"/>
          <w:szCs w:val="24"/>
        </w:rPr>
        <w:t>sklearn.metrics</w:t>
      </w:r>
      <w:proofErr w:type="spellEnd"/>
      <w:proofErr w:type="gramEnd"/>
      <w:r>
        <w:rPr>
          <w:sz w:val="24"/>
          <w:szCs w:val="24"/>
        </w:rPr>
        <w:t xml:space="preserve"> import </w:t>
      </w:r>
      <w:proofErr w:type="spellStart"/>
      <w:r>
        <w:rPr>
          <w:sz w:val="24"/>
          <w:szCs w:val="24"/>
        </w:rPr>
        <w:t>accuracy_score</w:t>
      </w:r>
      <w:proofErr w:type="spellEnd"/>
    </w:p>
    <w:p w14:paraId="4CF275FB" w14:textId="77777777" w:rsidR="00173430" w:rsidRDefault="00410809">
      <w:pPr>
        <w:spacing w:before="1"/>
        <w:ind w:left="833" w:right="402" w:hanging="361"/>
        <w:rPr>
          <w:sz w:val="24"/>
          <w:szCs w:val="24"/>
        </w:rPr>
      </w:pPr>
      <w:r>
        <w:rPr>
          <w:sz w:val="24"/>
          <w:szCs w:val="24"/>
        </w:rPr>
        <w:t xml:space="preserve">from </w:t>
      </w:r>
      <w:proofErr w:type="spellStart"/>
      <w:proofErr w:type="gramStart"/>
      <w:r>
        <w:rPr>
          <w:sz w:val="24"/>
          <w:szCs w:val="24"/>
        </w:rPr>
        <w:t>sklearn.datasets</w:t>
      </w:r>
      <w:proofErr w:type="spellEnd"/>
      <w:proofErr w:type="gramEnd"/>
      <w:r>
        <w:rPr>
          <w:sz w:val="24"/>
          <w:szCs w:val="24"/>
        </w:rPr>
        <w:t xml:space="preserve"> import </w:t>
      </w:r>
      <w:proofErr w:type="spellStart"/>
      <w:r>
        <w:rPr>
          <w:sz w:val="24"/>
          <w:szCs w:val="24"/>
        </w:rPr>
        <w:t>load_iris</w:t>
      </w:r>
      <w:proofErr w:type="spellEnd"/>
    </w:p>
    <w:p w14:paraId="0CA4FDDF" w14:textId="77777777" w:rsidR="00173430" w:rsidRDefault="00410809">
      <w:pPr>
        <w:spacing w:before="1"/>
        <w:ind w:left="833" w:right="402" w:hanging="361"/>
        <w:rPr>
          <w:sz w:val="24"/>
          <w:szCs w:val="24"/>
        </w:rPr>
      </w:pPr>
      <w:r>
        <w:rPr>
          <w:sz w:val="24"/>
          <w:szCs w:val="24"/>
        </w:rPr>
        <w:t xml:space="preserve">from </w:t>
      </w:r>
      <w:proofErr w:type="spellStart"/>
      <w:proofErr w:type="gramStart"/>
      <w:r>
        <w:rPr>
          <w:sz w:val="24"/>
          <w:szCs w:val="24"/>
        </w:rPr>
        <w:t>sklearn.datasets</w:t>
      </w:r>
      <w:proofErr w:type="spellEnd"/>
      <w:proofErr w:type="gramEnd"/>
      <w:r>
        <w:rPr>
          <w:sz w:val="24"/>
          <w:szCs w:val="24"/>
        </w:rPr>
        <w:t xml:space="preserve"> import </w:t>
      </w:r>
      <w:proofErr w:type="spellStart"/>
      <w:r>
        <w:rPr>
          <w:sz w:val="24"/>
          <w:szCs w:val="24"/>
        </w:rPr>
        <w:t>fetch_california_housing</w:t>
      </w:r>
      <w:proofErr w:type="spellEnd"/>
    </w:p>
    <w:p w14:paraId="30AC05C4" w14:textId="77777777" w:rsidR="00173430" w:rsidRDefault="00410809">
      <w:pPr>
        <w:spacing w:before="1"/>
        <w:ind w:left="833" w:right="402" w:hanging="361"/>
        <w:rPr>
          <w:sz w:val="24"/>
          <w:szCs w:val="24"/>
        </w:rPr>
      </w:pPr>
      <w:r>
        <w:rPr>
          <w:sz w:val="24"/>
          <w:szCs w:val="24"/>
        </w:rPr>
        <w:lastRenderedPageBreak/>
        <w:t xml:space="preserve">housing = </w:t>
      </w:r>
      <w:proofErr w:type="spellStart"/>
      <w:r>
        <w:rPr>
          <w:sz w:val="24"/>
          <w:szCs w:val="24"/>
        </w:rPr>
        <w:t>fetch_california_</w:t>
      </w:r>
      <w:proofErr w:type="gramStart"/>
      <w:r>
        <w:rPr>
          <w:sz w:val="24"/>
          <w:szCs w:val="24"/>
        </w:rPr>
        <w:t>housing</w:t>
      </w:r>
      <w:proofErr w:type="spellEnd"/>
      <w:r>
        <w:rPr>
          <w:sz w:val="24"/>
          <w:szCs w:val="24"/>
        </w:rPr>
        <w:t>(</w:t>
      </w:r>
      <w:proofErr w:type="gramEnd"/>
      <w:r>
        <w:rPr>
          <w:sz w:val="24"/>
          <w:szCs w:val="24"/>
        </w:rPr>
        <w:t>)</w:t>
      </w:r>
    </w:p>
    <w:p w14:paraId="5265FB0E" w14:textId="77777777" w:rsidR="00173430" w:rsidRDefault="00173430">
      <w:pPr>
        <w:spacing w:before="1"/>
        <w:ind w:left="833" w:right="402" w:hanging="361"/>
        <w:rPr>
          <w:sz w:val="24"/>
          <w:szCs w:val="24"/>
        </w:rPr>
      </w:pPr>
    </w:p>
    <w:p w14:paraId="2D5D3389" w14:textId="77777777" w:rsidR="00173430" w:rsidRDefault="00410809">
      <w:pPr>
        <w:spacing w:before="1"/>
        <w:ind w:left="833" w:right="402" w:hanging="361"/>
        <w:rPr>
          <w:b/>
          <w:bCs/>
          <w:sz w:val="24"/>
          <w:szCs w:val="24"/>
        </w:rPr>
      </w:pPr>
      <w:r>
        <w:rPr>
          <w:b/>
          <w:bCs/>
          <w:sz w:val="24"/>
          <w:szCs w:val="24"/>
        </w:rPr>
        <w:t># Load the Iris dataset</w:t>
      </w:r>
    </w:p>
    <w:p w14:paraId="6B8ED460" w14:textId="77777777" w:rsidR="00173430" w:rsidRDefault="00410809">
      <w:pPr>
        <w:spacing w:before="1"/>
        <w:ind w:left="833" w:right="402" w:hanging="361"/>
        <w:rPr>
          <w:sz w:val="24"/>
          <w:szCs w:val="24"/>
        </w:rPr>
      </w:pPr>
      <w:r>
        <w:rPr>
          <w:sz w:val="24"/>
          <w:szCs w:val="24"/>
        </w:rPr>
        <w:t xml:space="preserve">iris = </w:t>
      </w:r>
      <w:proofErr w:type="spellStart"/>
      <w:r>
        <w:rPr>
          <w:sz w:val="24"/>
          <w:szCs w:val="24"/>
        </w:rPr>
        <w:t>load_</w:t>
      </w:r>
      <w:proofErr w:type="gramStart"/>
      <w:r>
        <w:rPr>
          <w:sz w:val="24"/>
          <w:szCs w:val="24"/>
        </w:rPr>
        <w:t>iris</w:t>
      </w:r>
      <w:proofErr w:type="spellEnd"/>
      <w:r>
        <w:rPr>
          <w:sz w:val="24"/>
          <w:szCs w:val="24"/>
        </w:rPr>
        <w:t>(</w:t>
      </w:r>
      <w:proofErr w:type="gramEnd"/>
      <w:r>
        <w:rPr>
          <w:sz w:val="24"/>
          <w:szCs w:val="24"/>
        </w:rPr>
        <w:t>)</w:t>
      </w:r>
    </w:p>
    <w:p w14:paraId="61765D43" w14:textId="77777777" w:rsidR="00173430" w:rsidRDefault="00410809">
      <w:pPr>
        <w:spacing w:before="1"/>
        <w:ind w:left="833" w:right="402" w:hanging="361"/>
        <w:rPr>
          <w:sz w:val="24"/>
          <w:szCs w:val="24"/>
        </w:rPr>
      </w:pPr>
      <w:r>
        <w:rPr>
          <w:sz w:val="24"/>
          <w:szCs w:val="24"/>
        </w:rPr>
        <w:t xml:space="preserve">X, y = </w:t>
      </w:r>
      <w:proofErr w:type="spellStart"/>
      <w:r>
        <w:rPr>
          <w:sz w:val="24"/>
          <w:szCs w:val="24"/>
        </w:rPr>
        <w:t>iris.data</w:t>
      </w:r>
      <w:proofErr w:type="spellEnd"/>
      <w:r>
        <w:rPr>
          <w:sz w:val="24"/>
          <w:szCs w:val="24"/>
        </w:rPr>
        <w:t xml:space="preserve">, </w:t>
      </w:r>
      <w:proofErr w:type="spellStart"/>
      <w:proofErr w:type="gramStart"/>
      <w:r>
        <w:rPr>
          <w:sz w:val="24"/>
          <w:szCs w:val="24"/>
        </w:rPr>
        <w:t>iris.target</w:t>
      </w:r>
      <w:proofErr w:type="spellEnd"/>
      <w:proofErr w:type="gramEnd"/>
    </w:p>
    <w:p w14:paraId="14E4ACE2" w14:textId="77777777" w:rsidR="00173430" w:rsidRDefault="00173430">
      <w:pPr>
        <w:spacing w:before="1"/>
        <w:ind w:left="833" w:right="402" w:hanging="361"/>
        <w:rPr>
          <w:sz w:val="24"/>
          <w:szCs w:val="24"/>
        </w:rPr>
      </w:pPr>
    </w:p>
    <w:p w14:paraId="23C90FE7" w14:textId="77777777" w:rsidR="00173430" w:rsidRDefault="00410809">
      <w:pPr>
        <w:spacing w:before="1"/>
        <w:ind w:left="833" w:right="402" w:hanging="361"/>
        <w:rPr>
          <w:b/>
          <w:bCs/>
          <w:sz w:val="24"/>
          <w:szCs w:val="24"/>
        </w:rPr>
      </w:pPr>
      <w:r>
        <w:rPr>
          <w:b/>
          <w:bCs/>
          <w:sz w:val="24"/>
          <w:szCs w:val="24"/>
        </w:rPr>
        <w:t># Split data into training and testing sets</w:t>
      </w:r>
    </w:p>
    <w:p w14:paraId="7373D46D" w14:textId="77777777" w:rsidR="00173430" w:rsidRDefault="00410809">
      <w:pPr>
        <w:spacing w:before="1"/>
        <w:ind w:left="833" w:right="402" w:hanging="361"/>
        <w:rPr>
          <w:sz w:val="24"/>
          <w:szCs w:val="24"/>
        </w:rPr>
      </w:pPr>
      <w:proofErr w:type="spellStart"/>
      <w:r>
        <w:rPr>
          <w:sz w:val="24"/>
          <w:szCs w:val="24"/>
        </w:rPr>
        <w:t>X_train</w:t>
      </w:r>
      <w:proofErr w:type="spellEnd"/>
      <w:r>
        <w:rPr>
          <w:sz w:val="24"/>
          <w:szCs w:val="24"/>
        </w:rPr>
        <w:t xml:space="preserve">, </w:t>
      </w:r>
      <w:proofErr w:type="spellStart"/>
      <w:r>
        <w:rPr>
          <w:sz w:val="24"/>
          <w:szCs w:val="24"/>
        </w:rPr>
        <w:t>X_test</w:t>
      </w:r>
      <w:proofErr w:type="spellEnd"/>
      <w:r>
        <w:rPr>
          <w:sz w:val="24"/>
          <w:szCs w:val="24"/>
        </w:rPr>
        <w:t xml:space="preserve">, </w:t>
      </w:r>
      <w:proofErr w:type="spellStart"/>
      <w:r>
        <w:rPr>
          <w:sz w:val="24"/>
          <w:szCs w:val="24"/>
        </w:rPr>
        <w:t>y_train</w:t>
      </w:r>
      <w:proofErr w:type="spellEnd"/>
      <w:r>
        <w:rPr>
          <w:sz w:val="24"/>
          <w:szCs w:val="24"/>
        </w:rPr>
        <w:t xml:space="preserve">, </w:t>
      </w:r>
      <w:proofErr w:type="spellStart"/>
      <w:r>
        <w:rPr>
          <w:sz w:val="24"/>
          <w:szCs w:val="24"/>
        </w:rPr>
        <w:t>y_test</w:t>
      </w:r>
      <w:proofErr w:type="spellEnd"/>
      <w:r>
        <w:rPr>
          <w:sz w:val="24"/>
          <w:szCs w:val="24"/>
        </w:rPr>
        <w:t xml:space="preserve"> = </w:t>
      </w:r>
      <w:proofErr w:type="spellStart"/>
      <w:r>
        <w:rPr>
          <w:sz w:val="24"/>
          <w:szCs w:val="24"/>
        </w:rPr>
        <w:t>train_test_</w:t>
      </w:r>
      <w:proofErr w:type="gramStart"/>
      <w:r>
        <w:rPr>
          <w:sz w:val="24"/>
          <w:szCs w:val="24"/>
        </w:rPr>
        <w:t>split</w:t>
      </w:r>
      <w:proofErr w:type="spellEnd"/>
      <w:r>
        <w:rPr>
          <w:sz w:val="24"/>
          <w:szCs w:val="24"/>
        </w:rPr>
        <w:t>(</w:t>
      </w:r>
      <w:proofErr w:type="gramEnd"/>
      <w:r>
        <w:rPr>
          <w:sz w:val="24"/>
          <w:szCs w:val="24"/>
        </w:rPr>
        <w:t xml:space="preserve">X, y, </w:t>
      </w:r>
      <w:proofErr w:type="spellStart"/>
      <w:r>
        <w:rPr>
          <w:sz w:val="24"/>
          <w:szCs w:val="24"/>
        </w:rPr>
        <w:t>test_size</w:t>
      </w:r>
      <w:proofErr w:type="spellEnd"/>
      <w:r>
        <w:rPr>
          <w:sz w:val="24"/>
          <w:szCs w:val="24"/>
        </w:rPr>
        <w:t xml:space="preserve">=0.3, </w:t>
      </w:r>
      <w:proofErr w:type="spellStart"/>
      <w:r>
        <w:rPr>
          <w:sz w:val="24"/>
          <w:szCs w:val="24"/>
        </w:rPr>
        <w:t>random_state</w:t>
      </w:r>
      <w:proofErr w:type="spellEnd"/>
      <w:r>
        <w:rPr>
          <w:sz w:val="24"/>
          <w:szCs w:val="24"/>
        </w:rPr>
        <w:t>=42)</w:t>
      </w:r>
    </w:p>
    <w:p w14:paraId="3DA94CB0" w14:textId="77777777" w:rsidR="00173430" w:rsidRDefault="00173430">
      <w:pPr>
        <w:spacing w:before="1"/>
        <w:ind w:left="833" w:right="402" w:hanging="361"/>
        <w:rPr>
          <w:sz w:val="24"/>
          <w:szCs w:val="24"/>
        </w:rPr>
      </w:pPr>
    </w:p>
    <w:p w14:paraId="22EFD5C7" w14:textId="77777777" w:rsidR="00173430" w:rsidRDefault="00410809">
      <w:pPr>
        <w:spacing w:before="1"/>
        <w:ind w:left="833" w:right="402" w:hanging="361"/>
        <w:rPr>
          <w:b/>
          <w:bCs/>
          <w:sz w:val="24"/>
          <w:szCs w:val="24"/>
        </w:rPr>
      </w:pPr>
      <w:r>
        <w:rPr>
          <w:b/>
          <w:bCs/>
          <w:sz w:val="24"/>
          <w:szCs w:val="24"/>
        </w:rPr>
        <w:t># Initialize and train the decision tree classifier</w:t>
      </w:r>
    </w:p>
    <w:p w14:paraId="65E904F6" w14:textId="77777777" w:rsidR="00173430" w:rsidRDefault="00410809">
      <w:pPr>
        <w:spacing w:before="1"/>
        <w:ind w:left="833" w:right="402" w:hanging="361"/>
        <w:rPr>
          <w:sz w:val="24"/>
          <w:szCs w:val="24"/>
        </w:rPr>
      </w:pPr>
      <w:proofErr w:type="spellStart"/>
      <w:r>
        <w:rPr>
          <w:sz w:val="24"/>
          <w:szCs w:val="24"/>
        </w:rPr>
        <w:t>clf</w:t>
      </w:r>
      <w:proofErr w:type="spellEnd"/>
      <w:r>
        <w:rPr>
          <w:sz w:val="24"/>
          <w:szCs w:val="24"/>
        </w:rPr>
        <w:t xml:space="preserve"> = </w:t>
      </w:r>
      <w:proofErr w:type="spellStart"/>
      <w:r>
        <w:rPr>
          <w:sz w:val="24"/>
          <w:szCs w:val="24"/>
        </w:rPr>
        <w:t>DecisionTreeClassifier</w:t>
      </w:r>
      <w:proofErr w:type="spellEnd"/>
      <w:r>
        <w:rPr>
          <w:sz w:val="24"/>
          <w:szCs w:val="24"/>
        </w:rPr>
        <w:t>(</w:t>
      </w:r>
      <w:proofErr w:type="spellStart"/>
      <w:r>
        <w:rPr>
          <w:sz w:val="24"/>
          <w:szCs w:val="24"/>
        </w:rPr>
        <w:t>random_state</w:t>
      </w:r>
      <w:proofErr w:type="spellEnd"/>
      <w:r>
        <w:rPr>
          <w:sz w:val="24"/>
          <w:szCs w:val="24"/>
        </w:rPr>
        <w:t>=42)</w:t>
      </w:r>
    </w:p>
    <w:p w14:paraId="3770511F" w14:textId="77777777" w:rsidR="00173430" w:rsidRDefault="00410809">
      <w:pPr>
        <w:spacing w:before="1"/>
        <w:ind w:left="833" w:right="402" w:hanging="361"/>
        <w:rPr>
          <w:sz w:val="24"/>
          <w:szCs w:val="24"/>
        </w:rPr>
      </w:pPr>
      <w:proofErr w:type="spellStart"/>
      <w:proofErr w:type="gramStart"/>
      <w:r>
        <w:rPr>
          <w:sz w:val="24"/>
          <w:szCs w:val="24"/>
        </w:rPr>
        <w:t>clf.fit</w:t>
      </w:r>
      <w:proofErr w:type="spellEnd"/>
      <w:r>
        <w:rPr>
          <w:sz w:val="24"/>
          <w:szCs w:val="24"/>
        </w:rPr>
        <w:t>(</w:t>
      </w:r>
      <w:proofErr w:type="spellStart"/>
      <w:proofErr w:type="gramEnd"/>
      <w:r>
        <w:rPr>
          <w:sz w:val="24"/>
          <w:szCs w:val="24"/>
        </w:rPr>
        <w:t>X_train</w:t>
      </w:r>
      <w:proofErr w:type="spellEnd"/>
      <w:r>
        <w:rPr>
          <w:sz w:val="24"/>
          <w:szCs w:val="24"/>
        </w:rPr>
        <w:t xml:space="preserve">, </w:t>
      </w:r>
      <w:proofErr w:type="spellStart"/>
      <w:r>
        <w:rPr>
          <w:sz w:val="24"/>
          <w:szCs w:val="24"/>
        </w:rPr>
        <w:t>y_train</w:t>
      </w:r>
      <w:proofErr w:type="spellEnd"/>
      <w:r>
        <w:rPr>
          <w:sz w:val="24"/>
          <w:szCs w:val="24"/>
        </w:rPr>
        <w:t>)</w:t>
      </w:r>
    </w:p>
    <w:p w14:paraId="6AE4E07C" w14:textId="77777777" w:rsidR="00173430" w:rsidRDefault="00173430">
      <w:pPr>
        <w:spacing w:before="1"/>
        <w:ind w:left="833" w:right="402" w:hanging="361"/>
        <w:rPr>
          <w:sz w:val="24"/>
          <w:szCs w:val="24"/>
        </w:rPr>
      </w:pPr>
    </w:p>
    <w:p w14:paraId="6984E729" w14:textId="77777777" w:rsidR="00173430" w:rsidRDefault="00410809">
      <w:pPr>
        <w:spacing w:before="1"/>
        <w:ind w:left="833" w:right="402" w:hanging="361"/>
        <w:rPr>
          <w:b/>
          <w:bCs/>
          <w:sz w:val="24"/>
          <w:szCs w:val="24"/>
        </w:rPr>
      </w:pPr>
      <w:r>
        <w:rPr>
          <w:b/>
          <w:bCs/>
          <w:sz w:val="24"/>
          <w:szCs w:val="24"/>
        </w:rPr>
        <w:t># Make predictions on the test set</w:t>
      </w:r>
    </w:p>
    <w:p w14:paraId="2AA50250" w14:textId="77777777" w:rsidR="00173430" w:rsidRDefault="00410809">
      <w:pPr>
        <w:spacing w:before="1"/>
        <w:ind w:left="833" w:right="402" w:hanging="361"/>
        <w:rPr>
          <w:sz w:val="24"/>
          <w:szCs w:val="24"/>
        </w:rPr>
      </w:pPr>
      <w:proofErr w:type="spellStart"/>
      <w:r>
        <w:rPr>
          <w:sz w:val="24"/>
          <w:szCs w:val="24"/>
        </w:rPr>
        <w:t>y_pred</w:t>
      </w:r>
      <w:proofErr w:type="spellEnd"/>
      <w:r>
        <w:rPr>
          <w:sz w:val="24"/>
          <w:szCs w:val="24"/>
        </w:rPr>
        <w:t xml:space="preserve"> = </w:t>
      </w:r>
      <w:proofErr w:type="spellStart"/>
      <w:proofErr w:type="gramStart"/>
      <w:r>
        <w:rPr>
          <w:sz w:val="24"/>
          <w:szCs w:val="24"/>
        </w:rPr>
        <w:t>clf.predict</w:t>
      </w:r>
      <w:proofErr w:type="spellEnd"/>
      <w:proofErr w:type="gramEnd"/>
      <w:r>
        <w:rPr>
          <w:sz w:val="24"/>
          <w:szCs w:val="24"/>
        </w:rPr>
        <w:t>(</w:t>
      </w:r>
      <w:proofErr w:type="spellStart"/>
      <w:r>
        <w:rPr>
          <w:sz w:val="24"/>
          <w:szCs w:val="24"/>
        </w:rPr>
        <w:t>X_test</w:t>
      </w:r>
      <w:proofErr w:type="spellEnd"/>
      <w:r>
        <w:rPr>
          <w:sz w:val="24"/>
          <w:szCs w:val="24"/>
        </w:rPr>
        <w:t>)</w:t>
      </w:r>
    </w:p>
    <w:p w14:paraId="1756788D" w14:textId="77777777" w:rsidR="00173430" w:rsidRDefault="00173430">
      <w:pPr>
        <w:spacing w:before="1"/>
        <w:ind w:left="833" w:right="402" w:hanging="361"/>
        <w:rPr>
          <w:sz w:val="24"/>
          <w:szCs w:val="24"/>
        </w:rPr>
      </w:pPr>
    </w:p>
    <w:p w14:paraId="6B5B899E" w14:textId="77777777" w:rsidR="00173430" w:rsidRDefault="00410809">
      <w:pPr>
        <w:spacing w:before="1"/>
        <w:ind w:left="833" w:right="402" w:hanging="361"/>
        <w:rPr>
          <w:b/>
          <w:bCs/>
          <w:sz w:val="24"/>
          <w:szCs w:val="24"/>
        </w:rPr>
      </w:pPr>
      <w:r>
        <w:rPr>
          <w:b/>
          <w:bCs/>
          <w:sz w:val="24"/>
          <w:szCs w:val="24"/>
        </w:rPr>
        <w:t># Evaluate the classifier</w:t>
      </w:r>
    </w:p>
    <w:p w14:paraId="31BB6EC8" w14:textId="77777777" w:rsidR="00173430" w:rsidRDefault="00410809">
      <w:pPr>
        <w:spacing w:before="1"/>
        <w:ind w:left="833" w:right="402" w:hanging="361"/>
        <w:rPr>
          <w:sz w:val="24"/>
          <w:szCs w:val="24"/>
        </w:rPr>
      </w:pPr>
      <w:r>
        <w:rPr>
          <w:sz w:val="24"/>
          <w:szCs w:val="24"/>
        </w:rPr>
        <w:t xml:space="preserve">accuracy = </w:t>
      </w:r>
      <w:proofErr w:type="spellStart"/>
      <w:r>
        <w:rPr>
          <w:sz w:val="24"/>
          <w:szCs w:val="24"/>
        </w:rPr>
        <w:t>accuracy_</w:t>
      </w:r>
      <w:proofErr w:type="gramStart"/>
      <w:r>
        <w:rPr>
          <w:sz w:val="24"/>
          <w:szCs w:val="24"/>
        </w:rPr>
        <w:t>score</w:t>
      </w:r>
      <w:proofErr w:type="spellEnd"/>
      <w:r>
        <w:rPr>
          <w:sz w:val="24"/>
          <w:szCs w:val="24"/>
        </w:rPr>
        <w:t>(</w:t>
      </w:r>
      <w:proofErr w:type="spellStart"/>
      <w:proofErr w:type="gramEnd"/>
      <w:r>
        <w:rPr>
          <w:sz w:val="24"/>
          <w:szCs w:val="24"/>
        </w:rPr>
        <w:t>y_test</w:t>
      </w:r>
      <w:proofErr w:type="spellEnd"/>
      <w:r>
        <w:rPr>
          <w:sz w:val="24"/>
          <w:szCs w:val="24"/>
        </w:rPr>
        <w:t xml:space="preserve">, </w:t>
      </w:r>
      <w:proofErr w:type="spellStart"/>
      <w:r>
        <w:rPr>
          <w:sz w:val="24"/>
          <w:szCs w:val="24"/>
        </w:rPr>
        <w:t>y_pred</w:t>
      </w:r>
      <w:proofErr w:type="spellEnd"/>
      <w:r>
        <w:rPr>
          <w:sz w:val="24"/>
          <w:szCs w:val="24"/>
        </w:rPr>
        <w:t>)</w:t>
      </w:r>
    </w:p>
    <w:p w14:paraId="7E95B636" w14:textId="77777777" w:rsidR="00173430" w:rsidRDefault="00410809">
      <w:pPr>
        <w:spacing w:before="1"/>
        <w:ind w:left="833" w:right="402" w:hanging="361"/>
        <w:rPr>
          <w:sz w:val="24"/>
          <w:szCs w:val="24"/>
        </w:rPr>
      </w:pPr>
      <w:proofErr w:type="gramStart"/>
      <w:r>
        <w:rPr>
          <w:sz w:val="24"/>
          <w:szCs w:val="24"/>
        </w:rPr>
        <w:t>print(</w:t>
      </w:r>
      <w:proofErr w:type="spellStart"/>
      <w:proofErr w:type="gramEnd"/>
      <w:r>
        <w:rPr>
          <w:sz w:val="24"/>
          <w:szCs w:val="24"/>
        </w:rPr>
        <w:t>f"Classification</w:t>
      </w:r>
      <w:proofErr w:type="spellEnd"/>
      <w:r>
        <w:rPr>
          <w:sz w:val="24"/>
          <w:szCs w:val="24"/>
        </w:rPr>
        <w:t xml:space="preserve"> Accuracy: {accuracy}")</w:t>
      </w:r>
    </w:p>
    <w:p w14:paraId="507C215D" w14:textId="77777777" w:rsidR="00173430" w:rsidRDefault="00173430">
      <w:pPr>
        <w:spacing w:before="1"/>
        <w:ind w:left="833" w:right="402" w:hanging="361"/>
        <w:rPr>
          <w:sz w:val="24"/>
          <w:szCs w:val="24"/>
        </w:rPr>
      </w:pPr>
    </w:p>
    <w:p w14:paraId="4518CE6B" w14:textId="77777777" w:rsidR="00173430" w:rsidRDefault="00173430">
      <w:pPr>
        <w:spacing w:before="1"/>
        <w:ind w:left="833" w:right="402" w:hanging="361"/>
        <w:rPr>
          <w:sz w:val="24"/>
          <w:szCs w:val="24"/>
        </w:rPr>
      </w:pPr>
    </w:p>
    <w:p w14:paraId="63B3AC58" w14:textId="77777777" w:rsidR="00173430" w:rsidRDefault="00173430">
      <w:pPr>
        <w:spacing w:before="1"/>
        <w:ind w:left="833" w:right="402" w:hanging="361"/>
        <w:rPr>
          <w:sz w:val="24"/>
          <w:szCs w:val="24"/>
        </w:rPr>
      </w:pPr>
    </w:p>
    <w:p w14:paraId="7EE7A520" w14:textId="77777777" w:rsidR="00173430" w:rsidRDefault="00173430">
      <w:pPr>
        <w:spacing w:before="1"/>
        <w:ind w:left="833" w:right="402" w:hanging="361"/>
        <w:rPr>
          <w:sz w:val="24"/>
          <w:szCs w:val="24"/>
        </w:rPr>
      </w:pPr>
    </w:p>
    <w:p w14:paraId="17B6B1D1" w14:textId="77777777" w:rsidR="00173430" w:rsidRDefault="00410809">
      <w:pPr>
        <w:spacing w:before="1"/>
        <w:ind w:left="833" w:right="402" w:hanging="361"/>
        <w:rPr>
          <w:b/>
          <w:bCs/>
          <w:sz w:val="24"/>
          <w:szCs w:val="24"/>
        </w:rPr>
      </w:pPr>
      <w:r>
        <w:rPr>
          <w:b/>
          <w:bCs/>
          <w:sz w:val="24"/>
          <w:szCs w:val="24"/>
        </w:rPr>
        <w:t># Decision Tree for Regression</w:t>
      </w:r>
    </w:p>
    <w:p w14:paraId="56D055B3" w14:textId="77777777" w:rsidR="00173430" w:rsidRDefault="00173430">
      <w:pPr>
        <w:spacing w:before="1"/>
        <w:ind w:left="833" w:right="402" w:hanging="361"/>
        <w:rPr>
          <w:sz w:val="24"/>
          <w:szCs w:val="24"/>
        </w:rPr>
      </w:pPr>
    </w:p>
    <w:p w14:paraId="11748567" w14:textId="77777777" w:rsidR="00173430" w:rsidRDefault="00410809">
      <w:pPr>
        <w:spacing w:before="1"/>
        <w:ind w:left="833" w:right="402" w:hanging="361"/>
        <w:rPr>
          <w:sz w:val="24"/>
          <w:szCs w:val="24"/>
        </w:rPr>
      </w:pPr>
      <w:r>
        <w:rPr>
          <w:sz w:val="24"/>
          <w:szCs w:val="24"/>
        </w:rPr>
        <w:t xml:space="preserve">from </w:t>
      </w:r>
      <w:proofErr w:type="spellStart"/>
      <w:proofErr w:type="gramStart"/>
      <w:r>
        <w:rPr>
          <w:sz w:val="24"/>
          <w:szCs w:val="24"/>
        </w:rPr>
        <w:t>sklearn.tree</w:t>
      </w:r>
      <w:proofErr w:type="spellEnd"/>
      <w:proofErr w:type="gramEnd"/>
      <w:r>
        <w:rPr>
          <w:sz w:val="24"/>
          <w:szCs w:val="24"/>
        </w:rPr>
        <w:t xml:space="preserve"> import </w:t>
      </w:r>
      <w:proofErr w:type="spellStart"/>
      <w:r>
        <w:rPr>
          <w:sz w:val="24"/>
          <w:szCs w:val="24"/>
        </w:rPr>
        <w:t>DecisionTreeRegressor</w:t>
      </w:r>
      <w:proofErr w:type="spellEnd"/>
    </w:p>
    <w:p w14:paraId="3E2E7DEF" w14:textId="77777777" w:rsidR="00173430" w:rsidRDefault="00410809">
      <w:pPr>
        <w:spacing w:before="1"/>
        <w:ind w:left="833" w:right="402" w:hanging="361"/>
        <w:rPr>
          <w:sz w:val="24"/>
          <w:szCs w:val="24"/>
        </w:rPr>
      </w:pPr>
      <w:r>
        <w:rPr>
          <w:sz w:val="24"/>
          <w:szCs w:val="24"/>
        </w:rPr>
        <w:t xml:space="preserve">from </w:t>
      </w:r>
      <w:proofErr w:type="spellStart"/>
      <w:proofErr w:type="gramStart"/>
      <w:r>
        <w:rPr>
          <w:sz w:val="24"/>
          <w:szCs w:val="24"/>
        </w:rPr>
        <w:t>sklearn.metrics</w:t>
      </w:r>
      <w:proofErr w:type="spellEnd"/>
      <w:proofErr w:type="gramEnd"/>
      <w:r>
        <w:rPr>
          <w:sz w:val="24"/>
          <w:szCs w:val="24"/>
        </w:rPr>
        <w:t xml:space="preserve"> import </w:t>
      </w:r>
      <w:proofErr w:type="spellStart"/>
      <w:r>
        <w:rPr>
          <w:sz w:val="24"/>
          <w:szCs w:val="24"/>
        </w:rPr>
        <w:t>mean_squared_error</w:t>
      </w:r>
      <w:proofErr w:type="spellEnd"/>
    </w:p>
    <w:p w14:paraId="18A21889" w14:textId="77777777" w:rsidR="00173430" w:rsidRDefault="00410809">
      <w:pPr>
        <w:spacing w:before="1"/>
        <w:ind w:left="833" w:right="402" w:hanging="361"/>
        <w:rPr>
          <w:sz w:val="24"/>
          <w:szCs w:val="24"/>
        </w:rPr>
      </w:pPr>
      <w:r>
        <w:rPr>
          <w:sz w:val="24"/>
          <w:szCs w:val="24"/>
        </w:rPr>
        <w:t xml:space="preserve">from </w:t>
      </w:r>
      <w:proofErr w:type="spellStart"/>
      <w:proofErr w:type="gramStart"/>
      <w:r>
        <w:rPr>
          <w:sz w:val="24"/>
          <w:szCs w:val="24"/>
        </w:rPr>
        <w:t>sklearn.datasets</w:t>
      </w:r>
      <w:proofErr w:type="spellEnd"/>
      <w:proofErr w:type="gramEnd"/>
      <w:r>
        <w:rPr>
          <w:sz w:val="24"/>
          <w:szCs w:val="24"/>
        </w:rPr>
        <w:t xml:space="preserve"> import </w:t>
      </w:r>
      <w:proofErr w:type="spellStart"/>
      <w:r>
        <w:rPr>
          <w:sz w:val="24"/>
          <w:szCs w:val="24"/>
        </w:rPr>
        <w:t>fetch_openml</w:t>
      </w:r>
      <w:proofErr w:type="spellEnd"/>
    </w:p>
    <w:p w14:paraId="1D940A07" w14:textId="77777777" w:rsidR="00173430" w:rsidRDefault="00410809">
      <w:pPr>
        <w:spacing w:before="1"/>
        <w:ind w:left="833" w:right="402" w:hanging="361"/>
        <w:rPr>
          <w:sz w:val="24"/>
          <w:szCs w:val="24"/>
        </w:rPr>
      </w:pPr>
      <w:r>
        <w:rPr>
          <w:sz w:val="24"/>
          <w:szCs w:val="24"/>
        </w:rPr>
        <w:t xml:space="preserve">from </w:t>
      </w:r>
      <w:proofErr w:type="spellStart"/>
      <w:proofErr w:type="gramStart"/>
      <w:r>
        <w:rPr>
          <w:sz w:val="24"/>
          <w:szCs w:val="24"/>
        </w:rPr>
        <w:t>sklearn.preprocessing</w:t>
      </w:r>
      <w:proofErr w:type="spellEnd"/>
      <w:proofErr w:type="gramEnd"/>
      <w:r>
        <w:rPr>
          <w:sz w:val="24"/>
          <w:szCs w:val="24"/>
        </w:rPr>
        <w:t xml:space="preserve"> import </w:t>
      </w:r>
      <w:proofErr w:type="spellStart"/>
      <w:r>
        <w:rPr>
          <w:sz w:val="24"/>
          <w:szCs w:val="24"/>
        </w:rPr>
        <w:t>OneHotEncoder</w:t>
      </w:r>
      <w:proofErr w:type="spellEnd"/>
    </w:p>
    <w:p w14:paraId="5351623E" w14:textId="77777777" w:rsidR="00173430" w:rsidRDefault="00410809">
      <w:pPr>
        <w:spacing w:before="1"/>
        <w:ind w:left="833" w:right="402" w:hanging="361"/>
        <w:rPr>
          <w:sz w:val="24"/>
          <w:szCs w:val="24"/>
        </w:rPr>
      </w:pPr>
      <w:r>
        <w:rPr>
          <w:sz w:val="24"/>
          <w:szCs w:val="24"/>
        </w:rPr>
        <w:t>import pandas as pd</w:t>
      </w:r>
    </w:p>
    <w:p w14:paraId="7432CB19" w14:textId="77777777" w:rsidR="00173430" w:rsidRDefault="00410809">
      <w:pPr>
        <w:spacing w:before="1"/>
        <w:ind w:left="833" w:right="402" w:hanging="361"/>
        <w:rPr>
          <w:sz w:val="24"/>
          <w:szCs w:val="24"/>
        </w:rPr>
      </w:pPr>
      <w:r>
        <w:rPr>
          <w:sz w:val="24"/>
          <w:szCs w:val="24"/>
        </w:rPr>
        <w:t xml:space="preserve">housing = </w:t>
      </w:r>
      <w:proofErr w:type="spellStart"/>
      <w:r>
        <w:rPr>
          <w:sz w:val="24"/>
          <w:szCs w:val="24"/>
        </w:rPr>
        <w:t>fetch_</w:t>
      </w:r>
      <w:proofErr w:type="gramStart"/>
      <w:r>
        <w:rPr>
          <w:sz w:val="24"/>
          <w:szCs w:val="24"/>
        </w:rPr>
        <w:t>openml</w:t>
      </w:r>
      <w:proofErr w:type="spellEnd"/>
      <w:r>
        <w:rPr>
          <w:sz w:val="24"/>
          <w:szCs w:val="24"/>
        </w:rPr>
        <w:t>(</w:t>
      </w:r>
      <w:proofErr w:type="gramEnd"/>
      <w:r>
        <w:rPr>
          <w:sz w:val="24"/>
          <w:szCs w:val="24"/>
        </w:rPr>
        <w:t>name="</w:t>
      </w:r>
      <w:proofErr w:type="spellStart"/>
      <w:r>
        <w:rPr>
          <w:sz w:val="24"/>
          <w:szCs w:val="24"/>
        </w:rPr>
        <w:t>house_prices</w:t>
      </w:r>
      <w:proofErr w:type="spellEnd"/>
      <w:r>
        <w:rPr>
          <w:sz w:val="24"/>
          <w:szCs w:val="24"/>
        </w:rPr>
        <w:t xml:space="preserve">", </w:t>
      </w:r>
      <w:proofErr w:type="spellStart"/>
      <w:r>
        <w:rPr>
          <w:sz w:val="24"/>
          <w:szCs w:val="24"/>
        </w:rPr>
        <w:t>as_frame</w:t>
      </w:r>
      <w:proofErr w:type="spellEnd"/>
      <w:r>
        <w:rPr>
          <w:sz w:val="24"/>
          <w:szCs w:val="24"/>
        </w:rPr>
        <w:t>=True)</w:t>
      </w:r>
    </w:p>
    <w:p w14:paraId="5BA67178" w14:textId="77777777" w:rsidR="00173430" w:rsidRDefault="00173430">
      <w:pPr>
        <w:spacing w:before="1"/>
        <w:ind w:left="833" w:right="402" w:hanging="361"/>
        <w:rPr>
          <w:sz w:val="24"/>
          <w:szCs w:val="24"/>
        </w:rPr>
      </w:pPr>
    </w:p>
    <w:p w14:paraId="1B5BFE4F" w14:textId="77777777" w:rsidR="00173430" w:rsidRDefault="00410809">
      <w:pPr>
        <w:spacing w:before="1"/>
        <w:ind w:left="833" w:right="402" w:hanging="361"/>
        <w:rPr>
          <w:sz w:val="24"/>
          <w:szCs w:val="24"/>
        </w:rPr>
      </w:pPr>
      <w:r>
        <w:rPr>
          <w:sz w:val="24"/>
          <w:szCs w:val="24"/>
        </w:rPr>
        <w:t># Load the Boston housing dataset</w:t>
      </w:r>
    </w:p>
    <w:p w14:paraId="3337DDE3" w14:textId="77777777" w:rsidR="00173430" w:rsidRDefault="00410809">
      <w:pPr>
        <w:spacing w:before="1"/>
        <w:ind w:left="833" w:right="402" w:hanging="361"/>
        <w:rPr>
          <w:sz w:val="24"/>
          <w:szCs w:val="24"/>
        </w:rPr>
      </w:pPr>
      <w:r>
        <w:rPr>
          <w:sz w:val="24"/>
          <w:szCs w:val="24"/>
        </w:rPr>
        <w:t xml:space="preserve">X, y = </w:t>
      </w:r>
      <w:proofErr w:type="spellStart"/>
      <w:r>
        <w:rPr>
          <w:sz w:val="24"/>
          <w:szCs w:val="24"/>
        </w:rPr>
        <w:t>housing.data</w:t>
      </w:r>
      <w:proofErr w:type="spellEnd"/>
      <w:r>
        <w:rPr>
          <w:sz w:val="24"/>
          <w:szCs w:val="24"/>
        </w:rPr>
        <w:t xml:space="preserve">, </w:t>
      </w:r>
      <w:proofErr w:type="spellStart"/>
      <w:proofErr w:type="gramStart"/>
      <w:r>
        <w:rPr>
          <w:sz w:val="24"/>
          <w:szCs w:val="24"/>
        </w:rPr>
        <w:t>housing.target</w:t>
      </w:r>
      <w:proofErr w:type="spellEnd"/>
      <w:proofErr w:type="gramEnd"/>
    </w:p>
    <w:p w14:paraId="0148285B" w14:textId="77777777" w:rsidR="00173430" w:rsidRDefault="00173430">
      <w:pPr>
        <w:spacing w:before="1"/>
        <w:ind w:left="833" w:right="402" w:hanging="361"/>
        <w:rPr>
          <w:sz w:val="24"/>
          <w:szCs w:val="24"/>
        </w:rPr>
      </w:pPr>
    </w:p>
    <w:p w14:paraId="4840EB32" w14:textId="77777777" w:rsidR="00173430" w:rsidRDefault="00410809">
      <w:pPr>
        <w:spacing w:before="1"/>
        <w:ind w:left="833" w:right="402" w:hanging="361"/>
        <w:rPr>
          <w:sz w:val="24"/>
          <w:szCs w:val="24"/>
        </w:rPr>
      </w:pPr>
      <w:r>
        <w:rPr>
          <w:sz w:val="24"/>
          <w:szCs w:val="24"/>
        </w:rPr>
        <w:t xml:space="preserve"># Identify categorical features (columns with object </w:t>
      </w:r>
      <w:proofErr w:type="spellStart"/>
      <w:r>
        <w:rPr>
          <w:sz w:val="24"/>
          <w:szCs w:val="24"/>
        </w:rPr>
        <w:t>dtype</w:t>
      </w:r>
      <w:proofErr w:type="spellEnd"/>
      <w:r>
        <w:rPr>
          <w:sz w:val="24"/>
          <w:szCs w:val="24"/>
        </w:rPr>
        <w:t>)</w:t>
      </w:r>
    </w:p>
    <w:p w14:paraId="7D8BC995" w14:textId="77777777" w:rsidR="00173430" w:rsidRDefault="00410809">
      <w:pPr>
        <w:spacing w:before="1"/>
        <w:ind w:left="833" w:right="402" w:hanging="361"/>
        <w:rPr>
          <w:sz w:val="24"/>
          <w:szCs w:val="24"/>
        </w:rPr>
      </w:pPr>
      <w:proofErr w:type="spellStart"/>
      <w:r>
        <w:rPr>
          <w:sz w:val="24"/>
          <w:szCs w:val="24"/>
        </w:rPr>
        <w:t>categorical_features</w:t>
      </w:r>
      <w:proofErr w:type="spellEnd"/>
      <w:r>
        <w:rPr>
          <w:sz w:val="24"/>
          <w:szCs w:val="24"/>
        </w:rPr>
        <w:t xml:space="preserve"> = </w:t>
      </w:r>
      <w:proofErr w:type="spellStart"/>
      <w:proofErr w:type="gramStart"/>
      <w:r>
        <w:rPr>
          <w:sz w:val="24"/>
          <w:szCs w:val="24"/>
        </w:rPr>
        <w:t>X.select</w:t>
      </w:r>
      <w:proofErr w:type="gramEnd"/>
      <w:r>
        <w:rPr>
          <w:sz w:val="24"/>
          <w:szCs w:val="24"/>
        </w:rPr>
        <w:t>_dtypes</w:t>
      </w:r>
      <w:proofErr w:type="spellEnd"/>
      <w:r>
        <w:rPr>
          <w:sz w:val="24"/>
          <w:szCs w:val="24"/>
        </w:rPr>
        <w:t>(include=['object']</w:t>
      </w:r>
      <w:proofErr w:type="gramStart"/>
      <w:r>
        <w:rPr>
          <w:sz w:val="24"/>
          <w:szCs w:val="24"/>
        </w:rPr>
        <w:t>).columns</w:t>
      </w:r>
      <w:proofErr w:type="gramEnd"/>
    </w:p>
    <w:p w14:paraId="76C15E6C" w14:textId="77777777" w:rsidR="00173430" w:rsidRDefault="00173430">
      <w:pPr>
        <w:spacing w:before="1"/>
        <w:ind w:left="833" w:right="402" w:hanging="361"/>
        <w:rPr>
          <w:sz w:val="24"/>
          <w:szCs w:val="24"/>
        </w:rPr>
      </w:pPr>
    </w:p>
    <w:p w14:paraId="73505AD4" w14:textId="77777777" w:rsidR="00173430" w:rsidRDefault="00410809">
      <w:pPr>
        <w:spacing w:before="1"/>
        <w:ind w:left="833" w:right="402" w:hanging="361"/>
        <w:rPr>
          <w:sz w:val="24"/>
          <w:szCs w:val="24"/>
        </w:rPr>
      </w:pPr>
      <w:r>
        <w:rPr>
          <w:sz w:val="24"/>
          <w:szCs w:val="24"/>
        </w:rPr>
        <w:t xml:space="preserve"># Create a </w:t>
      </w:r>
      <w:proofErr w:type="spellStart"/>
      <w:r>
        <w:rPr>
          <w:sz w:val="24"/>
          <w:szCs w:val="24"/>
        </w:rPr>
        <w:t>OneHotEncoder</w:t>
      </w:r>
      <w:proofErr w:type="spellEnd"/>
      <w:r>
        <w:rPr>
          <w:sz w:val="24"/>
          <w:szCs w:val="24"/>
        </w:rPr>
        <w:t xml:space="preserve"> object</w:t>
      </w:r>
    </w:p>
    <w:p w14:paraId="6CB9721F" w14:textId="77777777" w:rsidR="00173430" w:rsidRDefault="00410809">
      <w:pPr>
        <w:spacing w:before="1"/>
        <w:ind w:left="833" w:right="402" w:hanging="361"/>
        <w:rPr>
          <w:sz w:val="24"/>
          <w:szCs w:val="24"/>
        </w:rPr>
      </w:pPr>
      <w:r>
        <w:rPr>
          <w:sz w:val="24"/>
          <w:szCs w:val="24"/>
        </w:rPr>
        <w:t xml:space="preserve">encoder = </w:t>
      </w:r>
      <w:proofErr w:type="spellStart"/>
      <w:proofErr w:type="gramStart"/>
      <w:r>
        <w:rPr>
          <w:sz w:val="24"/>
          <w:szCs w:val="24"/>
        </w:rPr>
        <w:t>OneHotEncoder</w:t>
      </w:r>
      <w:proofErr w:type="spellEnd"/>
      <w:r>
        <w:rPr>
          <w:sz w:val="24"/>
          <w:szCs w:val="24"/>
        </w:rPr>
        <w:t>(</w:t>
      </w:r>
      <w:proofErr w:type="spellStart"/>
      <w:proofErr w:type="gramEnd"/>
      <w:r>
        <w:rPr>
          <w:sz w:val="24"/>
          <w:szCs w:val="24"/>
        </w:rPr>
        <w:t>sparse_output</w:t>
      </w:r>
      <w:proofErr w:type="spellEnd"/>
      <w:r>
        <w:rPr>
          <w:sz w:val="24"/>
          <w:szCs w:val="24"/>
        </w:rPr>
        <w:t xml:space="preserve">=False, </w:t>
      </w:r>
      <w:proofErr w:type="spellStart"/>
      <w:r>
        <w:rPr>
          <w:sz w:val="24"/>
          <w:szCs w:val="24"/>
        </w:rPr>
        <w:t>handle_unknown</w:t>
      </w:r>
      <w:proofErr w:type="spellEnd"/>
      <w:r>
        <w:rPr>
          <w:sz w:val="24"/>
          <w:szCs w:val="24"/>
        </w:rPr>
        <w:t>='ignore') # sparse=False for dense output</w:t>
      </w:r>
    </w:p>
    <w:p w14:paraId="215BF9E3" w14:textId="77777777" w:rsidR="00173430" w:rsidRDefault="00410809">
      <w:pPr>
        <w:spacing w:before="1"/>
        <w:ind w:left="833" w:right="402" w:hanging="361"/>
        <w:rPr>
          <w:sz w:val="24"/>
          <w:szCs w:val="24"/>
        </w:rPr>
      </w:pPr>
      <w:r>
        <w:rPr>
          <w:sz w:val="24"/>
          <w:szCs w:val="24"/>
        </w:rPr>
        <w:t># Fit the encoder on the categorical features</w:t>
      </w:r>
    </w:p>
    <w:p w14:paraId="608E3F39" w14:textId="77777777" w:rsidR="00173430" w:rsidRDefault="00410809">
      <w:pPr>
        <w:spacing w:before="1"/>
        <w:ind w:left="833" w:right="402" w:hanging="361"/>
        <w:rPr>
          <w:sz w:val="24"/>
          <w:szCs w:val="24"/>
        </w:rPr>
      </w:pPr>
      <w:proofErr w:type="spellStart"/>
      <w:r>
        <w:rPr>
          <w:sz w:val="24"/>
          <w:szCs w:val="24"/>
        </w:rPr>
        <w:t>encoder.fit</w:t>
      </w:r>
      <w:proofErr w:type="spellEnd"/>
      <w:r>
        <w:rPr>
          <w:sz w:val="24"/>
          <w:szCs w:val="24"/>
        </w:rPr>
        <w:t>(X[</w:t>
      </w:r>
      <w:proofErr w:type="spellStart"/>
      <w:r>
        <w:rPr>
          <w:sz w:val="24"/>
          <w:szCs w:val="24"/>
        </w:rPr>
        <w:t>categorical_features</w:t>
      </w:r>
      <w:proofErr w:type="spellEnd"/>
      <w:r>
        <w:rPr>
          <w:sz w:val="24"/>
          <w:szCs w:val="24"/>
        </w:rPr>
        <w:t>])</w:t>
      </w:r>
    </w:p>
    <w:p w14:paraId="4C1C4BAB" w14:textId="77777777" w:rsidR="00173430" w:rsidRDefault="00173430">
      <w:pPr>
        <w:spacing w:before="1"/>
        <w:ind w:left="833" w:right="402" w:hanging="361"/>
        <w:rPr>
          <w:sz w:val="24"/>
          <w:szCs w:val="24"/>
        </w:rPr>
      </w:pPr>
    </w:p>
    <w:p w14:paraId="748FB06A" w14:textId="77777777" w:rsidR="00173430" w:rsidRDefault="00410809">
      <w:pPr>
        <w:spacing w:before="1"/>
        <w:ind w:left="833" w:right="402" w:hanging="361"/>
        <w:rPr>
          <w:sz w:val="24"/>
          <w:szCs w:val="24"/>
        </w:rPr>
      </w:pPr>
      <w:r>
        <w:rPr>
          <w:sz w:val="24"/>
          <w:szCs w:val="24"/>
        </w:rPr>
        <w:t># Transform the categorical features into numerical representation</w:t>
      </w:r>
    </w:p>
    <w:p w14:paraId="476FD5C8" w14:textId="77777777" w:rsidR="00173430" w:rsidRDefault="00410809">
      <w:pPr>
        <w:spacing w:before="1"/>
        <w:ind w:left="833" w:right="402" w:hanging="361"/>
        <w:rPr>
          <w:sz w:val="24"/>
          <w:szCs w:val="24"/>
        </w:rPr>
      </w:pPr>
      <w:proofErr w:type="spellStart"/>
      <w:r>
        <w:rPr>
          <w:sz w:val="24"/>
          <w:szCs w:val="24"/>
        </w:rPr>
        <w:t>encoded_features</w:t>
      </w:r>
      <w:proofErr w:type="spellEnd"/>
      <w:r>
        <w:rPr>
          <w:sz w:val="24"/>
          <w:szCs w:val="24"/>
        </w:rPr>
        <w:t xml:space="preserve"> = </w:t>
      </w:r>
      <w:proofErr w:type="spellStart"/>
      <w:proofErr w:type="gramStart"/>
      <w:r>
        <w:rPr>
          <w:sz w:val="24"/>
          <w:szCs w:val="24"/>
        </w:rPr>
        <w:t>encoder.transform</w:t>
      </w:r>
      <w:proofErr w:type="spellEnd"/>
      <w:proofErr w:type="gramEnd"/>
      <w:r>
        <w:rPr>
          <w:sz w:val="24"/>
          <w:szCs w:val="24"/>
        </w:rPr>
        <w:t>(X[</w:t>
      </w:r>
      <w:proofErr w:type="spellStart"/>
      <w:r>
        <w:rPr>
          <w:sz w:val="24"/>
          <w:szCs w:val="24"/>
        </w:rPr>
        <w:t>categorical_features</w:t>
      </w:r>
      <w:proofErr w:type="spellEnd"/>
      <w:r>
        <w:rPr>
          <w:sz w:val="24"/>
          <w:szCs w:val="24"/>
        </w:rPr>
        <w:t>])</w:t>
      </w:r>
    </w:p>
    <w:p w14:paraId="28693C7D" w14:textId="77777777" w:rsidR="00173430" w:rsidRDefault="00173430">
      <w:pPr>
        <w:spacing w:before="1"/>
        <w:ind w:left="833" w:right="402" w:hanging="361"/>
        <w:rPr>
          <w:sz w:val="24"/>
          <w:szCs w:val="24"/>
        </w:rPr>
      </w:pPr>
    </w:p>
    <w:p w14:paraId="6842514A" w14:textId="77777777" w:rsidR="00173430" w:rsidRDefault="00410809">
      <w:pPr>
        <w:spacing w:before="1"/>
        <w:ind w:left="833" w:right="402" w:hanging="361"/>
        <w:rPr>
          <w:sz w:val="24"/>
          <w:szCs w:val="24"/>
        </w:rPr>
      </w:pPr>
      <w:r>
        <w:rPr>
          <w:sz w:val="24"/>
          <w:szCs w:val="24"/>
        </w:rPr>
        <w:t xml:space="preserve"># Create a new </w:t>
      </w:r>
      <w:proofErr w:type="spellStart"/>
      <w:r>
        <w:rPr>
          <w:sz w:val="24"/>
          <w:szCs w:val="24"/>
        </w:rPr>
        <w:t>DataFrame</w:t>
      </w:r>
      <w:proofErr w:type="spellEnd"/>
      <w:r>
        <w:rPr>
          <w:sz w:val="24"/>
          <w:szCs w:val="24"/>
        </w:rPr>
        <w:t xml:space="preserve"> with encoded features</w:t>
      </w:r>
    </w:p>
    <w:p w14:paraId="53356178" w14:textId="77777777" w:rsidR="00173430" w:rsidRDefault="00410809">
      <w:pPr>
        <w:spacing w:before="1"/>
        <w:ind w:left="833" w:right="402" w:hanging="361"/>
        <w:rPr>
          <w:sz w:val="24"/>
          <w:szCs w:val="24"/>
        </w:rPr>
      </w:pPr>
      <w:proofErr w:type="spellStart"/>
      <w:r>
        <w:rPr>
          <w:sz w:val="24"/>
          <w:szCs w:val="24"/>
        </w:rPr>
        <w:t>encoded_df</w:t>
      </w:r>
      <w:proofErr w:type="spellEnd"/>
      <w:r>
        <w:rPr>
          <w:sz w:val="24"/>
          <w:szCs w:val="24"/>
        </w:rPr>
        <w:t xml:space="preserve"> = </w:t>
      </w:r>
      <w:proofErr w:type="spellStart"/>
      <w:proofErr w:type="gramStart"/>
      <w:r>
        <w:rPr>
          <w:sz w:val="24"/>
          <w:szCs w:val="24"/>
        </w:rPr>
        <w:t>pd.DataFrame</w:t>
      </w:r>
      <w:proofErr w:type="spellEnd"/>
      <w:proofErr w:type="gramEnd"/>
      <w:r>
        <w:rPr>
          <w:sz w:val="24"/>
          <w:szCs w:val="24"/>
        </w:rPr>
        <w:t>(</w:t>
      </w:r>
      <w:proofErr w:type="spellStart"/>
      <w:r>
        <w:rPr>
          <w:sz w:val="24"/>
          <w:szCs w:val="24"/>
        </w:rPr>
        <w:t>encoded_features</w:t>
      </w:r>
      <w:proofErr w:type="spellEnd"/>
      <w:r>
        <w:rPr>
          <w:sz w:val="24"/>
          <w:szCs w:val="24"/>
        </w:rPr>
        <w:t>, columns=</w:t>
      </w:r>
      <w:proofErr w:type="spellStart"/>
      <w:r>
        <w:rPr>
          <w:sz w:val="24"/>
          <w:szCs w:val="24"/>
        </w:rPr>
        <w:t>encoder.get_feature_names_out</w:t>
      </w:r>
      <w:proofErr w:type="spellEnd"/>
      <w:r>
        <w:rPr>
          <w:sz w:val="24"/>
          <w:szCs w:val="24"/>
        </w:rPr>
        <w:t>(</w:t>
      </w:r>
      <w:proofErr w:type="spellStart"/>
      <w:r>
        <w:rPr>
          <w:sz w:val="24"/>
          <w:szCs w:val="24"/>
        </w:rPr>
        <w:t>categorical_features</w:t>
      </w:r>
      <w:proofErr w:type="spellEnd"/>
      <w:r>
        <w:rPr>
          <w:sz w:val="24"/>
          <w:szCs w:val="24"/>
        </w:rPr>
        <w:t>))</w:t>
      </w:r>
    </w:p>
    <w:p w14:paraId="41E90D6A" w14:textId="77777777" w:rsidR="00173430" w:rsidRDefault="00173430">
      <w:pPr>
        <w:spacing w:before="1"/>
        <w:ind w:left="833" w:right="402" w:hanging="361"/>
        <w:rPr>
          <w:sz w:val="24"/>
          <w:szCs w:val="24"/>
        </w:rPr>
      </w:pPr>
    </w:p>
    <w:p w14:paraId="24B466AA" w14:textId="77777777" w:rsidR="00173430" w:rsidRDefault="00410809">
      <w:pPr>
        <w:spacing w:before="1"/>
        <w:ind w:left="833" w:right="402" w:hanging="361"/>
        <w:rPr>
          <w:sz w:val="24"/>
          <w:szCs w:val="24"/>
        </w:rPr>
      </w:pPr>
      <w:r>
        <w:rPr>
          <w:sz w:val="24"/>
          <w:szCs w:val="24"/>
        </w:rPr>
        <w:t># Drop original categorical features and concatenate encoded features</w:t>
      </w:r>
    </w:p>
    <w:p w14:paraId="37D3425A" w14:textId="77777777" w:rsidR="00173430" w:rsidRDefault="00410809">
      <w:pPr>
        <w:spacing w:before="1"/>
        <w:ind w:left="833" w:right="402" w:hanging="361"/>
        <w:rPr>
          <w:sz w:val="24"/>
          <w:szCs w:val="24"/>
        </w:rPr>
      </w:pPr>
      <w:r>
        <w:rPr>
          <w:sz w:val="24"/>
          <w:szCs w:val="24"/>
        </w:rPr>
        <w:t xml:space="preserve">X = </w:t>
      </w:r>
      <w:proofErr w:type="spellStart"/>
      <w:proofErr w:type="gramStart"/>
      <w:r>
        <w:rPr>
          <w:sz w:val="24"/>
          <w:szCs w:val="24"/>
        </w:rPr>
        <w:t>X.drop</w:t>
      </w:r>
      <w:proofErr w:type="spellEnd"/>
      <w:proofErr w:type="gramEnd"/>
      <w:r>
        <w:rPr>
          <w:sz w:val="24"/>
          <w:szCs w:val="24"/>
        </w:rPr>
        <w:t>(columns=</w:t>
      </w:r>
      <w:proofErr w:type="spellStart"/>
      <w:r>
        <w:rPr>
          <w:sz w:val="24"/>
          <w:szCs w:val="24"/>
        </w:rPr>
        <w:t>categorical_features</w:t>
      </w:r>
      <w:proofErr w:type="spellEnd"/>
      <w:r>
        <w:rPr>
          <w:sz w:val="24"/>
          <w:szCs w:val="24"/>
        </w:rPr>
        <w:t>)</w:t>
      </w:r>
    </w:p>
    <w:p w14:paraId="3EA5522F" w14:textId="77777777" w:rsidR="00173430" w:rsidRDefault="00410809">
      <w:pPr>
        <w:spacing w:before="1"/>
        <w:ind w:left="833" w:right="402" w:hanging="361"/>
        <w:rPr>
          <w:sz w:val="24"/>
          <w:szCs w:val="24"/>
        </w:rPr>
      </w:pPr>
      <w:r>
        <w:rPr>
          <w:sz w:val="24"/>
          <w:szCs w:val="24"/>
        </w:rPr>
        <w:lastRenderedPageBreak/>
        <w:t xml:space="preserve">X = </w:t>
      </w:r>
      <w:proofErr w:type="spellStart"/>
      <w:proofErr w:type="gramStart"/>
      <w:r>
        <w:rPr>
          <w:sz w:val="24"/>
          <w:szCs w:val="24"/>
        </w:rPr>
        <w:t>pd.concat</w:t>
      </w:r>
      <w:proofErr w:type="spellEnd"/>
      <w:proofErr w:type="gramEnd"/>
      <w:r>
        <w:rPr>
          <w:sz w:val="24"/>
          <w:szCs w:val="24"/>
        </w:rPr>
        <w:t xml:space="preserve">([X, </w:t>
      </w:r>
      <w:proofErr w:type="spellStart"/>
      <w:r>
        <w:rPr>
          <w:sz w:val="24"/>
          <w:szCs w:val="24"/>
        </w:rPr>
        <w:t>encoded_df</w:t>
      </w:r>
      <w:proofErr w:type="spellEnd"/>
      <w:r>
        <w:rPr>
          <w:sz w:val="24"/>
          <w:szCs w:val="24"/>
        </w:rPr>
        <w:t>], axis=1)</w:t>
      </w:r>
    </w:p>
    <w:p w14:paraId="674EA698" w14:textId="77777777" w:rsidR="00173430" w:rsidRDefault="00173430">
      <w:pPr>
        <w:spacing w:before="1"/>
        <w:ind w:left="833" w:right="402" w:hanging="361"/>
        <w:rPr>
          <w:sz w:val="24"/>
          <w:szCs w:val="24"/>
        </w:rPr>
      </w:pPr>
    </w:p>
    <w:p w14:paraId="4F5A0709" w14:textId="77777777" w:rsidR="00173430" w:rsidRDefault="00410809">
      <w:pPr>
        <w:spacing w:before="1"/>
        <w:ind w:left="833" w:right="402" w:hanging="361"/>
        <w:rPr>
          <w:sz w:val="24"/>
          <w:szCs w:val="24"/>
        </w:rPr>
      </w:pPr>
      <w:r>
        <w:rPr>
          <w:sz w:val="24"/>
          <w:szCs w:val="24"/>
        </w:rPr>
        <w:t># Split data into training and testing sets</w:t>
      </w:r>
    </w:p>
    <w:p w14:paraId="4BCCBABD" w14:textId="77777777" w:rsidR="00173430" w:rsidRDefault="00410809">
      <w:pPr>
        <w:spacing w:before="1"/>
        <w:ind w:left="833" w:right="402" w:hanging="361"/>
        <w:rPr>
          <w:sz w:val="24"/>
          <w:szCs w:val="24"/>
        </w:rPr>
      </w:pPr>
      <w:proofErr w:type="spellStart"/>
      <w:r>
        <w:rPr>
          <w:sz w:val="24"/>
          <w:szCs w:val="24"/>
        </w:rPr>
        <w:t>X_train</w:t>
      </w:r>
      <w:proofErr w:type="spellEnd"/>
      <w:r>
        <w:rPr>
          <w:sz w:val="24"/>
          <w:szCs w:val="24"/>
        </w:rPr>
        <w:t xml:space="preserve">, </w:t>
      </w:r>
      <w:proofErr w:type="spellStart"/>
      <w:r>
        <w:rPr>
          <w:sz w:val="24"/>
          <w:szCs w:val="24"/>
        </w:rPr>
        <w:t>X_test</w:t>
      </w:r>
      <w:proofErr w:type="spellEnd"/>
      <w:r>
        <w:rPr>
          <w:sz w:val="24"/>
          <w:szCs w:val="24"/>
        </w:rPr>
        <w:t xml:space="preserve">, </w:t>
      </w:r>
      <w:proofErr w:type="spellStart"/>
      <w:r>
        <w:rPr>
          <w:sz w:val="24"/>
          <w:szCs w:val="24"/>
        </w:rPr>
        <w:t>y_train</w:t>
      </w:r>
      <w:proofErr w:type="spellEnd"/>
      <w:r>
        <w:rPr>
          <w:sz w:val="24"/>
          <w:szCs w:val="24"/>
        </w:rPr>
        <w:t xml:space="preserve">, </w:t>
      </w:r>
      <w:proofErr w:type="spellStart"/>
      <w:r>
        <w:rPr>
          <w:sz w:val="24"/>
          <w:szCs w:val="24"/>
        </w:rPr>
        <w:t>y_test</w:t>
      </w:r>
      <w:proofErr w:type="spellEnd"/>
      <w:r>
        <w:rPr>
          <w:sz w:val="24"/>
          <w:szCs w:val="24"/>
        </w:rPr>
        <w:t xml:space="preserve"> = </w:t>
      </w:r>
      <w:proofErr w:type="spellStart"/>
      <w:r>
        <w:rPr>
          <w:sz w:val="24"/>
          <w:szCs w:val="24"/>
        </w:rPr>
        <w:t>train_test_</w:t>
      </w:r>
      <w:proofErr w:type="gramStart"/>
      <w:r>
        <w:rPr>
          <w:sz w:val="24"/>
          <w:szCs w:val="24"/>
        </w:rPr>
        <w:t>split</w:t>
      </w:r>
      <w:proofErr w:type="spellEnd"/>
      <w:r>
        <w:rPr>
          <w:sz w:val="24"/>
          <w:szCs w:val="24"/>
        </w:rPr>
        <w:t>(</w:t>
      </w:r>
      <w:proofErr w:type="gramEnd"/>
      <w:r>
        <w:rPr>
          <w:sz w:val="24"/>
          <w:szCs w:val="24"/>
        </w:rPr>
        <w:t xml:space="preserve">X, y, </w:t>
      </w:r>
      <w:proofErr w:type="spellStart"/>
      <w:r>
        <w:rPr>
          <w:sz w:val="24"/>
          <w:szCs w:val="24"/>
        </w:rPr>
        <w:t>test_size</w:t>
      </w:r>
      <w:proofErr w:type="spellEnd"/>
      <w:r>
        <w:rPr>
          <w:sz w:val="24"/>
          <w:szCs w:val="24"/>
        </w:rPr>
        <w:t xml:space="preserve">=0.3, </w:t>
      </w:r>
      <w:proofErr w:type="spellStart"/>
      <w:r>
        <w:rPr>
          <w:sz w:val="24"/>
          <w:szCs w:val="24"/>
        </w:rPr>
        <w:t>random_state</w:t>
      </w:r>
      <w:proofErr w:type="spellEnd"/>
      <w:r>
        <w:rPr>
          <w:sz w:val="24"/>
          <w:szCs w:val="24"/>
        </w:rPr>
        <w:t>=42)</w:t>
      </w:r>
    </w:p>
    <w:p w14:paraId="0824AFAB" w14:textId="77777777" w:rsidR="00173430" w:rsidRDefault="00173430">
      <w:pPr>
        <w:spacing w:before="1"/>
        <w:ind w:left="833" w:right="402" w:hanging="361"/>
        <w:rPr>
          <w:sz w:val="24"/>
          <w:szCs w:val="24"/>
        </w:rPr>
      </w:pPr>
    </w:p>
    <w:p w14:paraId="0273DFC8" w14:textId="77777777" w:rsidR="00173430" w:rsidRDefault="00410809">
      <w:pPr>
        <w:spacing w:before="1"/>
        <w:ind w:left="833" w:right="402" w:hanging="361"/>
        <w:rPr>
          <w:sz w:val="24"/>
          <w:szCs w:val="24"/>
        </w:rPr>
      </w:pPr>
      <w:r>
        <w:rPr>
          <w:sz w:val="24"/>
          <w:szCs w:val="24"/>
        </w:rPr>
        <w:t># Initialize and train the decision tree regressor</w:t>
      </w:r>
    </w:p>
    <w:p w14:paraId="325CB906" w14:textId="77777777" w:rsidR="00173430" w:rsidRDefault="00410809">
      <w:pPr>
        <w:spacing w:before="1"/>
        <w:ind w:left="833" w:right="402" w:hanging="361"/>
        <w:rPr>
          <w:sz w:val="24"/>
          <w:szCs w:val="24"/>
        </w:rPr>
      </w:pPr>
      <w:r>
        <w:rPr>
          <w:sz w:val="24"/>
          <w:szCs w:val="24"/>
        </w:rPr>
        <w:t xml:space="preserve">reg = </w:t>
      </w:r>
      <w:proofErr w:type="spellStart"/>
      <w:r>
        <w:rPr>
          <w:sz w:val="24"/>
          <w:szCs w:val="24"/>
        </w:rPr>
        <w:t>DecisionTreeRegressor</w:t>
      </w:r>
      <w:proofErr w:type="spellEnd"/>
      <w:r>
        <w:rPr>
          <w:sz w:val="24"/>
          <w:szCs w:val="24"/>
        </w:rPr>
        <w:t>(</w:t>
      </w:r>
      <w:proofErr w:type="spellStart"/>
      <w:r>
        <w:rPr>
          <w:sz w:val="24"/>
          <w:szCs w:val="24"/>
        </w:rPr>
        <w:t>random_state</w:t>
      </w:r>
      <w:proofErr w:type="spellEnd"/>
      <w:r>
        <w:rPr>
          <w:sz w:val="24"/>
          <w:szCs w:val="24"/>
        </w:rPr>
        <w:t>=42)</w:t>
      </w:r>
    </w:p>
    <w:p w14:paraId="2A32EBF5" w14:textId="77777777" w:rsidR="00173430" w:rsidRDefault="00410809">
      <w:pPr>
        <w:spacing w:before="1"/>
        <w:ind w:left="833" w:right="402" w:hanging="361"/>
        <w:rPr>
          <w:sz w:val="24"/>
          <w:szCs w:val="24"/>
        </w:rPr>
      </w:pPr>
      <w:proofErr w:type="spellStart"/>
      <w:proofErr w:type="gramStart"/>
      <w:r>
        <w:rPr>
          <w:sz w:val="24"/>
          <w:szCs w:val="24"/>
        </w:rPr>
        <w:t>reg.fit</w:t>
      </w:r>
      <w:proofErr w:type="spellEnd"/>
      <w:r>
        <w:rPr>
          <w:sz w:val="24"/>
          <w:szCs w:val="24"/>
        </w:rPr>
        <w:t>(</w:t>
      </w:r>
      <w:proofErr w:type="spellStart"/>
      <w:proofErr w:type="gramEnd"/>
      <w:r>
        <w:rPr>
          <w:sz w:val="24"/>
          <w:szCs w:val="24"/>
        </w:rPr>
        <w:t>X_train</w:t>
      </w:r>
      <w:proofErr w:type="spellEnd"/>
      <w:r>
        <w:rPr>
          <w:sz w:val="24"/>
          <w:szCs w:val="24"/>
        </w:rPr>
        <w:t xml:space="preserve">, </w:t>
      </w:r>
      <w:proofErr w:type="spellStart"/>
      <w:r>
        <w:rPr>
          <w:sz w:val="24"/>
          <w:szCs w:val="24"/>
        </w:rPr>
        <w:t>y_train</w:t>
      </w:r>
      <w:proofErr w:type="spellEnd"/>
      <w:r>
        <w:rPr>
          <w:sz w:val="24"/>
          <w:szCs w:val="24"/>
        </w:rPr>
        <w:t>)</w:t>
      </w:r>
    </w:p>
    <w:p w14:paraId="7E92D923" w14:textId="77777777" w:rsidR="00173430" w:rsidRDefault="00173430">
      <w:pPr>
        <w:spacing w:before="1"/>
        <w:ind w:left="833" w:right="402" w:hanging="361"/>
        <w:rPr>
          <w:sz w:val="24"/>
          <w:szCs w:val="24"/>
        </w:rPr>
      </w:pPr>
    </w:p>
    <w:p w14:paraId="62A10A53" w14:textId="77777777" w:rsidR="00173430" w:rsidRDefault="00410809">
      <w:pPr>
        <w:spacing w:before="1"/>
        <w:ind w:left="833" w:right="402" w:hanging="361"/>
        <w:rPr>
          <w:sz w:val="24"/>
          <w:szCs w:val="24"/>
        </w:rPr>
      </w:pPr>
      <w:r>
        <w:rPr>
          <w:sz w:val="24"/>
          <w:szCs w:val="24"/>
        </w:rPr>
        <w:t># Make predictions on the test set</w:t>
      </w:r>
    </w:p>
    <w:p w14:paraId="571600AC" w14:textId="77777777" w:rsidR="00173430" w:rsidRDefault="00410809">
      <w:pPr>
        <w:spacing w:before="1"/>
        <w:ind w:left="833" w:right="402" w:hanging="361"/>
        <w:rPr>
          <w:sz w:val="24"/>
          <w:szCs w:val="24"/>
        </w:rPr>
      </w:pPr>
      <w:proofErr w:type="spellStart"/>
      <w:r>
        <w:rPr>
          <w:sz w:val="24"/>
          <w:szCs w:val="24"/>
        </w:rPr>
        <w:t>y_pred</w:t>
      </w:r>
      <w:proofErr w:type="spellEnd"/>
      <w:r>
        <w:rPr>
          <w:sz w:val="24"/>
          <w:szCs w:val="24"/>
        </w:rPr>
        <w:t xml:space="preserve"> = </w:t>
      </w:r>
      <w:proofErr w:type="spellStart"/>
      <w:proofErr w:type="gramStart"/>
      <w:r>
        <w:rPr>
          <w:sz w:val="24"/>
          <w:szCs w:val="24"/>
        </w:rPr>
        <w:t>reg.predict</w:t>
      </w:r>
      <w:proofErr w:type="spellEnd"/>
      <w:proofErr w:type="gramEnd"/>
      <w:r>
        <w:rPr>
          <w:sz w:val="24"/>
          <w:szCs w:val="24"/>
        </w:rPr>
        <w:t>(</w:t>
      </w:r>
      <w:proofErr w:type="spellStart"/>
      <w:r>
        <w:rPr>
          <w:sz w:val="24"/>
          <w:szCs w:val="24"/>
        </w:rPr>
        <w:t>X_test</w:t>
      </w:r>
      <w:proofErr w:type="spellEnd"/>
      <w:r>
        <w:rPr>
          <w:sz w:val="24"/>
          <w:szCs w:val="24"/>
        </w:rPr>
        <w:t>)</w:t>
      </w:r>
    </w:p>
    <w:p w14:paraId="02249D41" w14:textId="77777777" w:rsidR="00173430" w:rsidRDefault="00173430">
      <w:pPr>
        <w:spacing w:before="1"/>
        <w:ind w:left="833" w:right="402" w:hanging="361"/>
        <w:rPr>
          <w:sz w:val="24"/>
          <w:szCs w:val="24"/>
        </w:rPr>
      </w:pPr>
    </w:p>
    <w:p w14:paraId="51B18720" w14:textId="77777777" w:rsidR="00173430" w:rsidRDefault="00410809">
      <w:pPr>
        <w:spacing w:before="1"/>
        <w:ind w:left="833" w:right="402" w:hanging="361"/>
        <w:rPr>
          <w:sz w:val="24"/>
          <w:szCs w:val="24"/>
        </w:rPr>
      </w:pPr>
      <w:r>
        <w:rPr>
          <w:sz w:val="24"/>
          <w:szCs w:val="24"/>
        </w:rPr>
        <w:t># Evaluate the regressor</w:t>
      </w:r>
    </w:p>
    <w:p w14:paraId="2299BF87" w14:textId="77777777" w:rsidR="00173430" w:rsidRDefault="00410809">
      <w:pPr>
        <w:spacing w:before="1"/>
        <w:ind w:left="833" w:right="402" w:hanging="361"/>
        <w:rPr>
          <w:sz w:val="24"/>
          <w:szCs w:val="24"/>
        </w:rPr>
      </w:pPr>
      <w:proofErr w:type="spellStart"/>
      <w:r>
        <w:rPr>
          <w:sz w:val="24"/>
          <w:szCs w:val="24"/>
        </w:rPr>
        <w:t>mse</w:t>
      </w:r>
      <w:proofErr w:type="spellEnd"/>
      <w:r>
        <w:rPr>
          <w:sz w:val="24"/>
          <w:szCs w:val="24"/>
        </w:rPr>
        <w:t xml:space="preserve"> = </w:t>
      </w:r>
      <w:proofErr w:type="spellStart"/>
      <w:r>
        <w:rPr>
          <w:sz w:val="24"/>
          <w:szCs w:val="24"/>
        </w:rPr>
        <w:t>mean_squared_</w:t>
      </w:r>
      <w:proofErr w:type="gramStart"/>
      <w:r>
        <w:rPr>
          <w:sz w:val="24"/>
          <w:szCs w:val="24"/>
        </w:rPr>
        <w:t>error</w:t>
      </w:r>
      <w:proofErr w:type="spellEnd"/>
      <w:r>
        <w:rPr>
          <w:sz w:val="24"/>
          <w:szCs w:val="24"/>
        </w:rPr>
        <w:t>(</w:t>
      </w:r>
      <w:proofErr w:type="spellStart"/>
      <w:proofErr w:type="gramEnd"/>
      <w:r>
        <w:rPr>
          <w:sz w:val="24"/>
          <w:szCs w:val="24"/>
        </w:rPr>
        <w:t>y_test</w:t>
      </w:r>
      <w:proofErr w:type="spellEnd"/>
      <w:r>
        <w:rPr>
          <w:sz w:val="24"/>
          <w:szCs w:val="24"/>
        </w:rPr>
        <w:t xml:space="preserve">, </w:t>
      </w:r>
      <w:proofErr w:type="spellStart"/>
      <w:r>
        <w:rPr>
          <w:sz w:val="24"/>
          <w:szCs w:val="24"/>
        </w:rPr>
        <w:t>y_pred</w:t>
      </w:r>
      <w:proofErr w:type="spellEnd"/>
      <w:r>
        <w:rPr>
          <w:sz w:val="24"/>
          <w:szCs w:val="24"/>
        </w:rPr>
        <w:t>)</w:t>
      </w:r>
    </w:p>
    <w:p w14:paraId="7F5573E8" w14:textId="77777777" w:rsidR="00173430" w:rsidRDefault="00173430">
      <w:pPr>
        <w:spacing w:before="1"/>
        <w:ind w:left="833" w:right="402" w:hanging="361"/>
        <w:rPr>
          <w:sz w:val="24"/>
          <w:szCs w:val="24"/>
        </w:rPr>
      </w:pPr>
    </w:p>
    <w:p w14:paraId="0C4C91A2" w14:textId="77777777" w:rsidR="00173430" w:rsidRDefault="00410809">
      <w:pPr>
        <w:spacing w:before="1"/>
        <w:ind w:left="833" w:right="402" w:hanging="361"/>
        <w:rPr>
          <w:sz w:val="24"/>
          <w:szCs w:val="24"/>
        </w:rPr>
      </w:pPr>
      <w:proofErr w:type="gramStart"/>
      <w:r>
        <w:rPr>
          <w:sz w:val="24"/>
          <w:szCs w:val="24"/>
        </w:rPr>
        <w:t>print(</w:t>
      </w:r>
      <w:proofErr w:type="spellStart"/>
      <w:proofErr w:type="gramEnd"/>
      <w:r>
        <w:rPr>
          <w:sz w:val="24"/>
          <w:szCs w:val="24"/>
        </w:rPr>
        <w:t>f"Regression</w:t>
      </w:r>
      <w:proofErr w:type="spellEnd"/>
      <w:r>
        <w:rPr>
          <w:sz w:val="24"/>
          <w:szCs w:val="24"/>
        </w:rPr>
        <w:t xml:space="preserve"> Mean Squared Error: {</w:t>
      </w:r>
      <w:proofErr w:type="spellStart"/>
      <w:r>
        <w:rPr>
          <w:sz w:val="24"/>
          <w:szCs w:val="24"/>
        </w:rPr>
        <w:t>mse</w:t>
      </w:r>
      <w:proofErr w:type="spellEnd"/>
      <w:r>
        <w:rPr>
          <w:sz w:val="24"/>
          <w:szCs w:val="24"/>
        </w:rPr>
        <w:t>}")</w:t>
      </w:r>
    </w:p>
    <w:p w14:paraId="707B9B30" w14:textId="77777777" w:rsidR="00173430" w:rsidRDefault="00173430">
      <w:pPr>
        <w:spacing w:before="1"/>
        <w:ind w:left="833" w:right="402" w:hanging="361"/>
        <w:rPr>
          <w:sz w:val="24"/>
          <w:szCs w:val="24"/>
        </w:rPr>
      </w:pPr>
    </w:p>
    <w:p w14:paraId="50FD6823" w14:textId="77777777" w:rsidR="00173430" w:rsidRDefault="00173430">
      <w:pPr>
        <w:spacing w:before="1"/>
        <w:ind w:left="833" w:right="402" w:hanging="361"/>
        <w:rPr>
          <w:sz w:val="24"/>
          <w:szCs w:val="24"/>
        </w:rPr>
      </w:pPr>
    </w:p>
    <w:p w14:paraId="2490EF8B" w14:textId="77777777" w:rsidR="00173430" w:rsidRDefault="00173430">
      <w:pPr>
        <w:spacing w:before="1"/>
        <w:ind w:left="833" w:right="402" w:hanging="361"/>
        <w:rPr>
          <w:sz w:val="24"/>
          <w:szCs w:val="24"/>
        </w:rPr>
      </w:pPr>
    </w:p>
    <w:p w14:paraId="67425F64" w14:textId="77777777" w:rsidR="00173430" w:rsidRDefault="00410809">
      <w:pPr>
        <w:spacing w:before="1"/>
        <w:ind w:left="833" w:right="402" w:hanging="361"/>
        <w:rPr>
          <w:b/>
          <w:bCs/>
          <w:sz w:val="24"/>
          <w:szCs w:val="24"/>
        </w:rPr>
      </w:pPr>
      <w:r>
        <w:rPr>
          <w:b/>
          <w:bCs/>
          <w:sz w:val="24"/>
          <w:szCs w:val="24"/>
        </w:rPr>
        <w:t>OUTPUT:</w:t>
      </w:r>
    </w:p>
    <w:p w14:paraId="78526C7F" w14:textId="77777777" w:rsidR="00173430" w:rsidRDefault="00173430">
      <w:pPr>
        <w:spacing w:before="1"/>
        <w:ind w:left="833" w:right="402" w:hanging="361"/>
        <w:rPr>
          <w:b/>
          <w:bCs/>
          <w:sz w:val="24"/>
          <w:szCs w:val="24"/>
        </w:rPr>
      </w:pPr>
    </w:p>
    <w:p w14:paraId="0D1936EE" w14:textId="77777777" w:rsidR="00173430" w:rsidRDefault="00410809">
      <w:pPr>
        <w:spacing w:before="1"/>
        <w:ind w:left="833" w:right="402" w:hanging="361"/>
        <w:rPr>
          <w:b/>
          <w:bCs/>
          <w:sz w:val="24"/>
          <w:szCs w:val="24"/>
        </w:rPr>
      </w:pPr>
      <w:r>
        <w:rPr>
          <w:b/>
          <w:bCs/>
          <w:sz w:val="24"/>
          <w:szCs w:val="24"/>
        </w:rPr>
        <w:t>Classification Accuracy: 1.0</w:t>
      </w:r>
    </w:p>
    <w:p w14:paraId="1B5D066E" w14:textId="77777777" w:rsidR="00173430" w:rsidRDefault="00410809">
      <w:pPr>
        <w:spacing w:before="1"/>
        <w:ind w:left="833" w:right="402" w:hanging="361"/>
        <w:rPr>
          <w:b/>
          <w:bCs/>
          <w:sz w:val="24"/>
          <w:szCs w:val="24"/>
        </w:rPr>
      </w:pPr>
      <w:r>
        <w:rPr>
          <w:b/>
          <w:bCs/>
          <w:sz w:val="24"/>
          <w:szCs w:val="24"/>
        </w:rPr>
        <w:t>Regression Mean Squared Error: 1730524540.2716894</w:t>
      </w:r>
    </w:p>
    <w:p w14:paraId="5ACC65C1" w14:textId="77777777" w:rsidR="00173430" w:rsidRDefault="00173430">
      <w:pPr>
        <w:spacing w:before="1"/>
        <w:ind w:left="833" w:right="402" w:hanging="361"/>
        <w:rPr>
          <w:b/>
          <w:bCs/>
          <w:sz w:val="24"/>
          <w:szCs w:val="24"/>
        </w:rPr>
      </w:pPr>
    </w:p>
    <w:p w14:paraId="6E687500" w14:textId="77777777" w:rsidR="00173430" w:rsidRDefault="00410809">
      <w:pPr>
        <w:spacing w:before="1"/>
        <w:ind w:left="833" w:right="402" w:hanging="361"/>
        <w:rPr>
          <w:b/>
          <w:bCs/>
          <w:sz w:val="24"/>
          <w:szCs w:val="24"/>
        </w:rPr>
      </w:pPr>
      <w:r>
        <w:rPr>
          <w:b/>
          <w:bCs/>
          <w:sz w:val="24"/>
          <w:szCs w:val="24"/>
        </w:rPr>
        <w:t>5.Demonstrate Naïve Bayes Classification algorithm</w:t>
      </w:r>
    </w:p>
    <w:p w14:paraId="385D83AD" w14:textId="77777777" w:rsidR="00173430" w:rsidRDefault="00173430">
      <w:pPr>
        <w:spacing w:before="1"/>
        <w:ind w:left="833" w:right="402" w:hanging="361"/>
        <w:rPr>
          <w:b/>
          <w:bCs/>
          <w:sz w:val="24"/>
          <w:szCs w:val="24"/>
        </w:rPr>
      </w:pPr>
    </w:p>
    <w:p w14:paraId="7691554B" w14:textId="77777777" w:rsidR="00173430" w:rsidRDefault="00410809">
      <w:pPr>
        <w:spacing w:before="1"/>
        <w:ind w:left="833" w:right="402" w:hanging="361"/>
        <w:rPr>
          <w:b/>
          <w:bCs/>
          <w:sz w:val="24"/>
          <w:szCs w:val="24"/>
        </w:rPr>
      </w:pPr>
      <w:r>
        <w:rPr>
          <w:b/>
          <w:bCs/>
          <w:sz w:val="24"/>
          <w:szCs w:val="24"/>
        </w:rPr>
        <w:t>Naïve Bayes Classification Algorithm</w:t>
      </w:r>
    </w:p>
    <w:p w14:paraId="40820918" w14:textId="77777777" w:rsidR="00173430" w:rsidRDefault="00410809">
      <w:pPr>
        <w:spacing w:before="1"/>
        <w:ind w:left="833" w:right="402" w:hanging="361"/>
        <w:rPr>
          <w:b/>
          <w:bCs/>
          <w:sz w:val="24"/>
          <w:szCs w:val="24"/>
        </w:rPr>
      </w:pPr>
      <w:r>
        <w:rPr>
          <w:b/>
          <w:bCs/>
          <w:sz w:val="24"/>
          <w:szCs w:val="24"/>
        </w:rPr>
        <w:t>Problem Statement</w:t>
      </w:r>
    </w:p>
    <w:p w14:paraId="57A3B875" w14:textId="77777777" w:rsidR="00173430" w:rsidRDefault="00410809">
      <w:pPr>
        <w:spacing w:before="1"/>
        <w:ind w:left="426" w:right="402"/>
        <w:rPr>
          <w:sz w:val="24"/>
          <w:szCs w:val="24"/>
        </w:rPr>
      </w:pPr>
      <w:r>
        <w:rPr>
          <w:sz w:val="24"/>
          <w:szCs w:val="24"/>
        </w:rPr>
        <w:t>Suppose we want to classify emails as either "Spam" or "Not Spam" based on the presence or absence of certain words.</w:t>
      </w:r>
    </w:p>
    <w:p w14:paraId="3EE83912" w14:textId="77777777" w:rsidR="00173430" w:rsidRDefault="00173430">
      <w:pPr>
        <w:spacing w:before="1"/>
        <w:ind w:left="833" w:right="402" w:hanging="361"/>
        <w:rPr>
          <w:sz w:val="24"/>
          <w:szCs w:val="24"/>
        </w:rPr>
      </w:pPr>
    </w:p>
    <w:p w14:paraId="6DE235D6" w14:textId="77777777" w:rsidR="00173430" w:rsidRDefault="00410809">
      <w:pPr>
        <w:spacing w:before="1"/>
        <w:ind w:left="833" w:right="402" w:hanging="361"/>
        <w:rPr>
          <w:b/>
          <w:bCs/>
          <w:sz w:val="24"/>
          <w:szCs w:val="24"/>
        </w:rPr>
      </w:pPr>
      <w:r>
        <w:rPr>
          <w:b/>
          <w:bCs/>
          <w:sz w:val="24"/>
          <w:szCs w:val="24"/>
        </w:rPr>
        <w:t>Naïve Bayes Model</w:t>
      </w:r>
    </w:p>
    <w:p w14:paraId="1A384BD4" w14:textId="77777777" w:rsidR="00173430" w:rsidRDefault="00410809">
      <w:pPr>
        <w:spacing w:before="1"/>
        <w:ind w:left="833" w:right="402" w:hanging="361"/>
        <w:rPr>
          <w:sz w:val="24"/>
          <w:szCs w:val="24"/>
        </w:rPr>
      </w:pPr>
      <w:r>
        <w:rPr>
          <w:sz w:val="24"/>
          <w:szCs w:val="24"/>
        </w:rPr>
        <w:t>Here's a simple Naïve Bayes model that classifies emails:</w:t>
      </w:r>
    </w:p>
    <w:p w14:paraId="7CC1CBDE" w14:textId="77777777" w:rsidR="00173430" w:rsidRDefault="00173430">
      <w:pPr>
        <w:spacing w:before="1"/>
        <w:ind w:left="833" w:right="402" w:hanging="361"/>
        <w:rPr>
          <w:sz w:val="24"/>
          <w:szCs w:val="24"/>
        </w:rPr>
      </w:pPr>
    </w:p>
    <w:p w14:paraId="31B70B45" w14:textId="77777777" w:rsidR="00173430" w:rsidRDefault="00410809">
      <w:pPr>
        <w:spacing w:before="1"/>
        <w:ind w:left="833" w:right="402" w:hanging="361"/>
        <w:rPr>
          <w:sz w:val="24"/>
          <w:szCs w:val="24"/>
        </w:rPr>
      </w:pPr>
      <w:r>
        <w:rPr>
          <w:sz w:val="24"/>
          <w:szCs w:val="24"/>
        </w:rPr>
        <w:t>1. Prior Probabilities: Calculate the prior probabilities of each class (Spam and Not Spam) based on the training data.</w:t>
      </w:r>
    </w:p>
    <w:p w14:paraId="56382736" w14:textId="77777777" w:rsidR="00173430" w:rsidRDefault="00410809">
      <w:pPr>
        <w:spacing w:before="1"/>
        <w:ind w:left="833" w:right="402" w:hanging="361"/>
        <w:rPr>
          <w:sz w:val="24"/>
          <w:szCs w:val="24"/>
        </w:rPr>
      </w:pPr>
      <w:r>
        <w:rPr>
          <w:sz w:val="24"/>
          <w:szCs w:val="24"/>
        </w:rPr>
        <w:t>2. Likelihood Probabilities: Calculate the likelihood probabilities of each feature (word) given each class.</w:t>
      </w:r>
    </w:p>
    <w:p w14:paraId="434537F4" w14:textId="77777777" w:rsidR="00173430" w:rsidRDefault="00410809">
      <w:pPr>
        <w:spacing w:before="1"/>
        <w:ind w:left="833" w:right="402" w:hanging="361"/>
        <w:rPr>
          <w:sz w:val="24"/>
          <w:szCs w:val="24"/>
        </w:rPr>
      </w:pPr>
      <w:r>
        <w:rPr>
          <w:sz w:val="24"/>
          <w:szCs w:val="24"/>
        </w:rPr>
        <w:t>3. Posterior Probabilities: Calculate the posterior probabilities of each class given the features using Bayes' theorem.</w:t>
      </w:r>
    </w:p>
    <w:p w14:paraId="518076B6" w14:textId="77777777" w:rsidR="00173430" w:rsidRDefault="00173430">
      <w:pPr>
        <w:spacing w:before="1"/>
        <w:ind w:left="833" w:right="402" w:hanging="361"/>
        <w:rPr>
          <w:sz w:val="24"/>
          <w:szCs w:val="24"/>
        </w:rPr>
      </w:pPr>
    </w:p>
    <w:p w14:paraId="4857139C" w14:textId="77777777" w:rsidR="00173430" w:rsidRDefault="00410809">
      <w:pPr>
        <w:spacing w:before="1"/>
        <w:ind w:left="833" w:right="402" w:hanging="361"/>
        <w:rPr>
          <w:b/>
          <w:bCs/>
          <w:sz w:val="24"/>
          <w:szCs w:val="24"/>
        </w:rPr>
      </w:pPr>
      <w:r>
        <w:rPr>
          <w:b/>
          <w:bCs/>
          <w:sz w:val="24"/>
          <w:szCs w:val="24"/>
        </w:rPr>
        <w:t>CODING:</w:t>
      </w:r>
    </w:p>
    <w:p w14:paraId="4F982C4D" w14:textId="77777777" w:rsidR="00173430" w:rsidRDefault="00410809">
      <w:pPr>
        <w:spacing w:before="1"/>
        <w:ind w:left="833" w:right="402" w:hanging="361"/>
        <w:rPr>
          <w:sz w:val="24"/>
          <w:szCs w:val="24"/>
        </w:rPr>
      </w:pPr>
      <w:r>
        <w:rPr>
          <w:sz w:val="24"/>
          <w:szCs w:val="24"/>
        </w:rPr>
        <w:t xml:space="preserve">from </w:t>
      </w:r>
      <w:proofErr w:type="spellStart"/>
      <w:proofErr w:type="gramStart"/>
      <w:r>
        <w:rPr>
          <w:sz w:val="24"/>
          <w:szCs w:val="24"/>
        </w:rPr>
        <w:t>sklearn.naive</w:t>
      </w:r>
      <w:proofErr w:type="gramEnd"/>
      <w:r>
        <w:rPr>
          <w:sz w:val="24"/>
          <w:szCs w:val="24"/>
        </w:rPr>
        <w:t>_bayes</w:t>
      </w:r>
      <w:proofErr w:type="spellEnd"/>
      <w:r>
        <w:rPr>
          <w:sz w:val="24"/>
          <w:szCs w:val="24"/>
        </w:rPr>
        <w:t xml:space="preserve"> import </w:t>
      </w:r>
      <w:proofErr w:type="spellStart"/>
      <w:r>
        <w:rPr>
          <w:sz w:val="24"/>
          <w:szCs w:val="24"/>
        </w:rPr>
        <w:t>MultinomialNB</w:t>
      </w:r>
      <w:proofErr w:type="spellEnd"/>
    </w:p>
    <w:p w14:paraId="1BE85DA4" w14:textId="77777777" w:rsidR="00173430" w:rsidRDefault="00410809">
      <w:pPr>
        <w:spacing w:before="1"/>
        <w:ind w:left="833" w:right="402" w:hanging="361"/>
        <w:rPr>
          <w:sz w:val="24"/>
          <w:szCs w:val="24"/>
        </w:rPr>
      </w:pPr>
      <w:r>
        <w:rPr>
          <w:sz w:val="24"/>
          <w:szCs w:val="24"/>
        </w:rPr>
        <w:t xml:space="preserve">from </w:t>
      </w:r>
      <w:proofErr w:type="spellStart"/>
      <w:proofErr w:type="gramStart"/>
      <w:r>
        <w:rPr>
          <w:sz w:val="24"/>
          <w:szCs w:val="24"/>
        </w:rPr>
        <w:t>sklearn.feature</w:t>
      </w:r>
      <w:proofErr w:type="gramEnd"/>
      <w:r>
        <w:rPr>
          <w:sz w:val="24"/>
          <w:szCs w:val="24"/>
        </w:rPr>
        <w:t>_extraction.text</w:t>
      </w:r>
      <w:proofErr w:type="spellEnd"/>
      <w:r>
        <w:rPr>
          <w:sz w:val="24"/>
          <w:szCs w:val="24"/>
        </w:rPr>
        <w:t xml:space="preserve"> import </w:t>
      </w:r>
      <w:proofErr w:type="spellStart"/>
      <w:r>
        <w:rPr>
          <w:sz w:val="24"/>
          <w:szCs w:val="24"/>
        </w:rPr>
        <w:t>CountVectorizer</w:t>
      </w:r>
      <w:proofErr w:type="spellEnd"/>
    </w:p>
    <w:p w14:paraId="3C5D23FC" w14:textId="77777777" w:rsidR="00173430" w:rsidRDefault="00410809">
      <w:pPr>
        <w:spacing w:before="1"/>
        <w:ind w:left="833" w:right="402" w:hanging="361"/>
        <w:rPr>
          <w:sz w:val="24"/>
          <w:szCs w:val="24"/>
        </w:rPr>
      </w:pPr>
      <w:r>
        <w:rPr>
          <w:sz w:val="24"/>
          <w:szCs w:val="24"/>
        </w:rPr>
        <w:t xml:space="preserve">from </w:t>
      </w:r>
      <w:proofErr w:type="spellStart"/>
      <w:proofErr w:type="gramStart"/>
      <w:r>
        <w:rPr>
          <w:sz w:val="24"/>
          <w:szCs w:val="24"/>
        </w:rPr>
        <w:t>sklearn.model</w:t>
      </w:r>
      <w:proofErr w:type="gramEnd"/>
      <w:r>
        <w:rPr>
          <w:sz w:val="24"/>
          <w:szCs w:val="24"/>
        </w:rPr>
        <w:t>_selection</w:t>
      </w:r>
      <w:proofErr w:type="spellEnd"/>
      <w:r>
        <w:rPr>
          <w:sz w:val="24"/>
          <w:szCs w:val="24"/>
        </w:rPr>
        <w:t xml:space="preserve"> import </w:t>
      </w:r>
      <w:proofErr w:type="spellStart"/>
      <w:r>
        <w:rPr>
          <w:sz w:val="24"/>
          <w:szCs w:val="24"/>
        </w:rPr>
        <w:t>train_test_split</w:t>
      </w:r>
      <w:proofErr w:type="spellEnd"/>
    </w:p>
    <w:p w14:paraId="5C3A585B" w14:textId="77777777" w:rsidR="00173430" w:rsidRDefault="00410809">
      <w:pPr>
        <w:spacing w:before="1"/>
        <w:ind w:left="833" w:right="402" w:hanging="361"/>
        <w:rPr>
          <w:sz w:val="24"/>
          <w:szCs w:val="24"/>
        </w:rPr>
      </w:pPr>
      <w:r>
        <w:rPr>
          <w:sz w:val="24"/>
          <w:szCs w:val="24"/>
        </w:rPr>
        <w:t xml:space="preserve">from </w:t>
      </w:r>
      <w:proofErr w:type="spellStart"/>
      <w:proofErr w:type="gramStart"/>
      <w:r>
        <w:rPr>
          <w:sz w:val="24"/>
          <w:szCs w:val="24"/>
        </w:rPr>
        <w:t>sklearn.metrics</w:t>
      </w:r>
      <w:proofErr w:type="spellEnd"/>
      <w:proofErr w:type="gramEnd"/>
      <w:r>
        <w:rPr>
          <w:sz w:val="24"/>
          <w:szCs w:val="24"/>
        </w:rPr>
        <w:t xml:space="preserve"> import </w:t>
      </w:r>
      <w:proofErr w:type="spellStart"/>
      <w:r>
        <w:rPr>
          <w:sz w:val="24"/>
          <w:szCs w:val="24"/>
        </w:rPr>
        <w:t>accuracy_score</w:t>
      </w:r>
      <w:proofErr w:type="spellEnd"/>
    </w:p>
    <w:p w14:paraId="455C84C8" w14:textId="77777777" w:rsidR="00173430" w:rsidRDefault="00173430">
      <w:pPr>
        <w:spacing w:before="1"/>
        <w:ind w:left="833" w:right="402" w:hanging="361"/>
        <w:rPr>
          <w:sz w:val="24"/>
          <w:szCs w:val="24"/>
        </w:rPr>
      </w:pPr>
    </w:p>
    <w:p w14:paraId="095ED1D0" w14:textId="77777777" w:rsidR="00173430" w:rsidRDefault="00410809">
      <w:pPr>
        <w:spacing w:before="1"/>
        <w:ind w:left="833" w:right="402" w:hanging="361"/>
        <w:rPr>
          <w:b/>
          <w:bCs/>
          <w:sz w:val="24"/>
          <w:szCs w:val="24"/>
        </w:rPr>
      </w:pPr>
      <w:r>
        <w:rPr>
          <w:b/>
          <w:bCs/>
          <w:sz w:val="24"/>
          <w:szCs w:val="24"/>
        </w:rPr>
        <w:t># Sample email dataset</w:t>
      </w:r>
    </w:p>
    <w:p w14:paraId="15A3D449" w14:textId="77777777" w:rsidR="00173430" w:rsidRDefault="00410809">
      <w:pPr>
        <w:spacing w:before="1"/>
        <w:ind w:left="833" w:right="402" w:hanging="361"/>
        <w:rPr>
          <w:sz w:val="24"/>
          <w:szCs w:val="24"/>
        </w:rPr>
      </w:pPr>
      <w:r>
        <w:rPr>
          <w:sz w:val="24"/>
          <w:szCs w:val="24"/>
        </w:rPr>
        <w:t>emails = [</w:t>
      </w:r>
    </w:p>
    <w:p w14:paraId="49139F14" w14:textId="77777777" w:rsidR="00173430" w:rsidRDefault="00410809">
      <w:pPr>
        <w:spacing w:before="1"/>
        <w:ind w:left="833" w:right="402" w:hanging="361"/>
        <w:rPr>
          <w:sz w:val="24"/>
          <w:szCs w:val="24"/>
        </w:rPr>
      </w:pPr>
      <w:r>
        <w:rPr>
          <w:sz w:val="24"/>
          <w:szCs w:val="24"/>
        </w:rPr>
        <w:t>    ("This is a spam email", "Spam"),</w:t>
      </w:r>
    </w:p>
    <w:p w14:paraId="10CAA2B4" w14:textId="77777777" w:rsidR="00173430" w:rsidRDefault="00410809">
      <w:pPr>
        <w:spacing w:before="1"/>
        <w:ind w:left="833" w:right="402" w:hanging="361"/>
        <w:rPr>
          <w:sz w:val="24"/>
          <w:szCs w:val="24"/>
        </w:rPr>
      </w:pPr>
      <w:r>
        <w:rPr>
          <w:sz w:val="24"/>
          <w:szCs w:val="24"/>
        </w:rPr>
        <w:t>    ("This is not a spam email", "Not Spam"),</w:t>
      </w:r>
    </w:p>
    <w:p w14:paraId="48D07E19" w14:textId="77777777" w:rsidR="00173430" w:rsidRDefault="00410809">
      <w:pPr>
        <w:spacing w:before="1"/>
        <w:ind w:left="833" w:right="402" w:hanging="361"/>
        <w:rPr>
          <w:sz w:val="24"/>
          <w:szCs w:val="24"/>
        </w:rPr>
      </w:pPr>
      <w:r>
        <w:rPr>
          <w:sz w:val="24"/>
          <w:szCs w:val="24"/>
        </w:rPr>
        <w:t xml:space="preserve">    ("Buy cheap </w:t>
      </w:r>
      <w:proofErr w:type="spellStart"/>
      <w:r>
        <w:rPr>
          <w:sz w:val="24"/>
          <w:szCs w:val="24"/>
        </w:rPr>
        <w:t>viagra</w:t>
      </w:r>
      <w:proofErr w:type="spellEnd"/>
      <w:r>
        <w:rPr>
          <w:sz w:val="24"/>
          <w:szCs w:val="24"/>
        </w:rPr>
        <w:t xml:space="preserve"> online", "Spam"),</w:t>
      </w:r>
    </w:p>
    <w:p w14:paraId="01827375" w14:textId="77777777" w:rsidR="00173430" w:rsidRDefault="00410809">
      <w:pPr>
        <w:spacing w:before="1"/>
        <w:ind w:left="833" w:right="402" w:hanging="361"/>
        <w:rPr>
          <w:sz w:val="24"/>
          <w:szCs w:val="24"/>
        </w:rPr>
      </w:pPr>
      <w:r>
        <w:rPr>
          <w:sz w:val="24"/>
          <w:szCs w:val="24"/>
        </w:rPr>
        <w:t>    ("Hello, how are you?", "Not Spam")</w:t>
      </w:r>
    </w:p>
    <w:p w14:paraId="0493F1FA" w14:textId="77777777" w:rsidR="00173430" w:rsidRDefault="00410809">
      <w:pPr>
        <w:spacing w:before="1"/>
        <w:ind w:left="833" w:right="402" w:hanging="361"/>
        <w:rPr>
          <w:sz w:val="24"/>
          <w:szCs w:val="24"/>
        </w:rPr>
      </w:pPr>
      <w:r>
        <w:rPr>
          <w:sz w:val="24"/>
          <w:szCs w:val="24"/>
        </w:rPr>
        <w:lastRenderedPageBreak/>
        <w:t>]</w:t>
      </w:r>
    </w:p>
    <w:p w14:paraId="3AB6A637" w14:textId="77777777" w:rsidR="00173430" w:rsidRDefault="00173430">
      <w:pPr>
        <w:spacing w:before="1"/>
        <w:ind w:left="833" w:right="402" w:hanging="361"/>
        <w:rPr>
          <w:sz w:val="24"/>
          <w:szCs w:val="24"/>
        </w:rPr>
      </w:pPr>
    </w:p>
    <w:p w14:paraId="0C135945" w14:textId="77777777" w:rsidR="00173430" w:rsidRDefault="00410809">
      <w:pPr>
        <w:spacing w:before="1"/>
        <w:ind w:left="833" w:right="402" w:hanging="361"/>
        <w:rPr>
          <w:b/>
          <w:bCs/>
          <w:sz w:val="24"/>
          <w:szCs w:val="24"/>
        </w:rPr>
      </w:pPr>
      <w:r>
        <w:rPr>
          <w:b/>
          <w:bCs/>
          <w:sz w:val="24"/>
          <w:szCs w:val="24"/>
        </w:rPr>
        <w:t># Split the dataset into training and testing sets</w:t>
      </w:r>
    </w:p>
    <w:p w14:paraId="5D5452A7" w14:textId="77777777" w:rsidR="00173430" w:rsidRDefault="00410809">
      <w:pPr>
        <w:spacing w:before="1"/>
        <w:ind w:left="833" w:right="402" w:hanging="361"/>
        <w:rPr>
          <w:sz w:val="24"/>
          <w:szCs w:val="24"/>
        </w:rPr>
      </w:pPr>
      <w:proofErr w:type="spellStart"/>
      <w:r>
        <w:rPr>
          <w:sz w:val="24"/>
          <w:szCs w:val="24"/>
        </w:rPr>
        <w:t>X_train</w:t>
      </w:r>
      <w:proofErr w:type="spellEnd"/>
      <w:r>
        <w:rPr>
          <w:sz w:val="24"/>
          <w:szCs w:val="24"/>
        </w:rPr>
        <w:t xml:space="preserve">, </w:t>
      </w:r>
      <w:proofErr w:type="spellStart"/>
      <w:r>
        <w:rPr>
          <w:sz w:val="24"/>
          <w:szCs w:val="24"/>
        </w:rPr>
        <w:t>X_test</w:t>
      </w:r>
      <w:proofErr w:type="spellEnd"/>
      <w:r>
        <w:rPr>
          <w:sz w:val="24"/>
          <w:szCs w:val="24"/>
        </w:rPr>
        <w:t xml:space="preserve">, </w:t>
      </w:r>
      <w:proofErr w:type="spellStart"/>
      <w:r>
        <w:rPr>
          <w:sz w:val="24"/>
          <w:szCs w:val="24"/>
        </w:rPr>
        <w:t>y_train</w:t>
      </w:r>
      <w:proofErr w:type="spellEnd"/>
      <w:r>
        <w:rPr>
          <w:sz w:val="24"/>
          <w:szCs w:val="24"/>
        </w:rPr>
        <w:t xml:space="preserve">, </w:t>
      </w:r>
      <w:proofErr w:type="spellStart"/>
      <w:r>
        <w:rPr>
          <w:sz w:val="24"/>
          <w:szCs w:val="24"/>
        </w:rPr>
        <w:t>y_test</w:t>
      </w:r>
      <w:proofErr w:type="spellEnd"/>
      <w:r>
        <w:rPr>
          <w:sz w:val="24"/>
          <w:szCs w:val="24"/>
        </w:rPr>
        <w:t xml:space="preserve"> = </w:t>
      </w:r>
      <w:proofErr w:type="spellStart"/>
      <w:r>
        <w:rPr>
          <w:sz w:val="24"/>
          <w:szCs w:val="24"/>
        </w:rPr>
        <w:t>train_test_split</w:t>
      </w:r>
      <w:proofErr w:type="spellEnd"/>
      <w:r>
        <w:rPr>
          <w:sz w:val="24"/>
          <w:szCs w:val="24"/>
        </w:rPr>
        <w:t>([</w:t>
      </w:r>
      <w:proofErr w:type="gramStart"/>
      <w:r>
        <w:rPr>
          <w:sz w:val="24"/>
          <w:szCs w:val="24"/>
        </w:rPr>
        <w:t>email[</w:t>
      </w:r>
      <w:proofErr w:type="gramEnd"/>
      <w:r>
        <w:rPr>
          <w:sz w:val="24"/>
          <w:szCs w:val="24"/>
        </w:rPr>
        <w:t>0] for email in emails], [</w:t>
      </w:r>
      <w:proofErr w:type="gramStart"/>
      <w:r>
        <w:rPr>
          <w:sz w:val="24"/>
          <w:szCs w:val="24"/>
        </w:rPr>
        <w:t>email[</w:t>
      </w:r>
      <w:proofErr w:type="gramEnd"/>
      <w:r>
        <w:rPr>
          <w:sz w:val="24"/>
          <w:szCs w:val="24"/>
        </w:rPr>
        <w:t xml:space="preserve">1] for email in emails], </w:t>
      </w:r>
      <w:proofErr w:type="spellStart"/>
      <w:r>
        <w:rPr>
          <w:sz w:val="24"/>
          <w:szCs w:val="24"/>
        </w:rPr>
        <w:t>test_size</w:t>
      </w:r>
      <w:proofErr w:type="spellEnd"/>
      <w:r>
        <w:rPr>
          <w:sz w:val="24"/>
          <w:szCs w:val="24"/>
        </w:rPr>
        <w:t xml:space="preserve">=0.2, </w:t>
      </w:r>
      <w:proofErr w:type="spellStart"/>
      <w:r>
        <w:rPr>
          <w:sz w:val="24"/>
          <w:szCs w:val="24"/>
        </w:rPr>
        <w:t>random_state</w:t>
      </w:r>
      <w:proofErr w:type="spellEnd"/>
      <w:r>
        <w:rPr>
          <w:sz w:val="24"/>
          <w:szCs w:val="24"/>
        </w:rPr>
        <w:t>=42)</w:t>
      </w:r>
    </w:p>
    <w:p w14:paraId="06F3BF6A" w14:textId="77777777" w:rsidR="00173430" w:rsidRDefault="00173430">
      <w:pPr>
        <w:spacing w:before="1"/>
        <w:ind w:left="833" w:right="402" w:hanging="361"/>
        <w:rPr>
          <w:sz w:val="24"/>
          <w:szCs w:val="24"/>
        </w:rPr>
      </w:pPr>
    </w:p>
    <w:p w14:paraId="50030AD1" w14:textId="77777777" w:rsidR="00173430" w:rsidRDefault="00410809">
      <w:pPr>
        <w:spacing w:before="1"/>
        <w:ind w:left="833" w:right="402" w:hanging="361"/>
        <w:rPr>
          <w:b/>
          <w:bCs/>
          <w:sz w:val="24"/>
          <w:szCs w:val="24"/>
        </w:rPr>
      </w:pPr>
      <w:r>
        <w:rPr>
          <w:b/>
          <w:bCs/>
          <w:sz w:val="24"/>
          <w:szCs w:val="24"/>
        </w:rPr>
        <w:t xml:space="preserve"># Create a </w:t>
      </w:r>
      <w:proofErr w:type="spellStart"/>
      <w:r>
        <w:rPr>
          <w:b/>
          <w:bCs/>
          <w:sz w:val="24"/>
          <w:szCs w:val="24"/>
        </w:rPr>
        <w:t>CountVectorizer</w:t>
      </w:r>
      <w:proofErr w:type="spellEnd"/>
      <w:r>
        <w:rPr>
          <w:b/>
          <w:bCs/>
          <w:sz w:val="24"/>
          <w:szCs w:val="24"/>
        </w:rPr>
        <w:t xml:space="preserve"> object</w:t>
      </w:r>
    </w:p>
    <w:p w14:paraId="1FC2CE71" w14:textId="77777777" w:rsidR="00173430" w:rsidRDefault="00410809">
      <w:pPr>
        <w:spacing w:before="1"/>
        <w:ind w:left="833" w:right="402" w:hanging="361"/>
        <w:rPr>
          <w:sz w:val="24"/>
          <w:szCs w:val="24"/>
        </w:rPr>
      </w:pPr>
      <w:r>
        <w:rPr>
          <w:sz w:val="24"/>
          <w:szCs w:val="24"/>
        </w:rPr>
        <w:t xml:space="preserve">vectorizer = </w:t>
      </w:r>
      <w:proofErr w:type="spellStart"/>
      <w:proofErr w:type="gramStart"/>
      <w:r>
        <w:rPr>
          <w:sz w:val="24"/>
          <w:szCs w:val="24"/>
        </w:rPr>
        <w:t>CountVectorizer</w:t>
      </w:r>
      <w:proofErr w:type="spellEnd"/>
      <w:r>
        <w:rPr>
          <w:sz w:val="24"/>
          <w:szCs w:val="24"/>
        </w:rPr>
        <w:t>(</w:t>
      </w:r>
      <w:proofErr w:type="gramEnd"/>
      <w:r>
        <w:rPr>
          <w:sz w:val="24"/>
          <w:szCs w:val="24"/>
        </w:rPr>
        <w:t>)</w:t>
      </w:r>
    </w:p>
    <w:p w14:paraId="0F7688B7" w14:textId="77777777" w:rsidR="00173430" w:rsidRDefault="00173430">
      <w:pPr>
        <w:spacing w:before="1"/>
        <w:ind w:left="833" w:right="402" w:hanging="361"/>
        <w:rPr>
          <w:sz w:val="24"/>
          <w:szCs w:val="24"/>
        </w:rPr>
      </w:pPr>
    </w:p>
    <w:p w14:paraId="516788C8" w14:textId="77777777" w:rsidR="00173430" w:rsidRDefault="00410809">
      <w:pPr>
        <w:spacing w:before="1"/>
        <w:ind w:left="833" w:right="402" w:hanging="361"/>
        <w:rPr>
          <w:b/>
          <w:bCs/>
          <w:sz w:val="24"/>
          <w:szCs w:val="24"/>
        </w:rPr>
      </w:pPr>
      <w:r>
        <w:rPr>
          <w:b/>
          <w:bCs/>
          <w:sz w:val="24"/>
          <w:szCs w:val="24"/>
        </w:rPr>
        <w:t># Fit the vectorizer to the training data and transform both the training and testing data</w:t>
      </w:r>
    </w:p>
    <w:p w14:paraId="0BF73242" w14:textId="77777777" w:rsidR="00173430" w:rsidRDefault="00410809">
      <w:pPr>
        <w:spacing w:before="1"/>
        <w:ind w:left="833" w:right="402" w:hanging="361"/>
        <w:rPr>
          <w:sz w:val="24"/>
          <w:szCs w:val="24"/>
        </w:rPr>
      </w:pPr>
      <w:proofErr w:type="spellStart"/>
      <w:r>
        <w:rPr>
          <w:sz w:val="24"/>
          <w:szCs w:val="24"/>
        </w:rPr>
        <w:t>X_train_count</w:t>
      </w:r>
      <w:proofErr w:type="spellEnd"/>
      <w:r>
        <w:rPr>
          <w:sz w:val="24"/>
          <w:szCs w:val="24"/>
        </w:rPr>
        <w:t xml:space="preserve"> = </w:t>
      </w:r>
      <w:proofErr w:type="spellStart"/>
      <w:r>
        <w:rPr>
          <w:sz w:val="24"/>
          <w:szCs w:val="24"/>
        </w:rPr>
        <w:t>vectorizer.fit_transform</w:t>
      </w:r>
      <w:proofErr w:type="spellEnd"/>
      <w:r>
        <w:rPr>
          <w:sz w:val="24"/>
          <w:szCs w:val="24"/>
        </w:rPr>
        <w:t>(</w:t>
      </w:r>
      <w:proofErr w:type="spellStart"/>
      <w:r>
        <w:rPr>
          <w:sz w:val="24"/>
          <w:szCs w:val="24"/>
        </w:rPr>
        <w:t>X_train</w:t>
      </w:r>
      <w:proofErr w:type="spellEnd"/>
      <w:r>
        <w:rPr>
          <w:sz w:val="24"/>
          <w:szCs w:val="24"/>
        </w:rPr>
        <w:t>)</w:t>
      </w:r>
    </w:p>
    <w:p w14:paraId="254FBA09" w14:textId="77777777" w:rsidR="00173430" w:rsidRDefault="00410809">
      <w:pPr>
        <w:spacing w:before="1"/>
        <w:ind w:left="833" w:right="402" w:hanging="361"/>
        <w:rPr>
          <w:sz w:val="24"/>
          <w:szCs w:val="24"/>
        </w:rPr>
      </w:pPr>
      <w:proofErr w:type="spellStart"/>
      <w:r>
        <w:rPr>
          <w:sz w:val="24"/>
          <w:szCs w:val="24"/>
        </w:rPr>
        <w:t>X_test_count</w:t>
      </w:r>
      <w:proofErr w:type="spellEnd"/>
      <w:r>
        <w:rPr>
          <w:sz w:val="24"/>
          <w:szCs w:val="24"/>
        </w:rPr>
        <w:t xml:space="preserve"> = </w:t>
      </w:r>
      <w:proofErr w:type="spellStart"/>
      <w:proofErr w:type="gramStart"/>
      <w:r>
        <w:rPr>
          <w:sz w:val="24"/>
          <w:szCs w:val="24"/>
        </w:rPr>
        <w:t>vectorizer.transform</w:t>
      </w:r>
      <w:proofErr w:type="spellEnd"/>
      <w:proofErr w:type="gramEnd"/>
      <w:r>
        <w:rPr>
          <w:sz w:val="24"/>
          <w:szCs w:val="24"/>
        </w:rPr>
        <w:t>(</w:t>
      </w:r>
      <w:proofErr w:type="spellStart"/>
      <w:r>
        <w:rPr>
          <w:sz w:val="24"/>
          <w:szCs w:val="24"/>
        </w:rPr>
        <w:t>X_test</w:t>
      </w:r>
      <w:proofErr w:type="spellEnd"/>
      <w:r>
        <w:rPr>
          <w:sz w:val="24"/>
          <w:szCs w:val="24"/>
        </w:rPr>
        <w:t>)</w:t>
      </w:r>
    </w:p>
    <w:p w14:paraId="7EA0BD9D" w14:textId="77777777" w:rsidR="00173430" w:rsidRDefault="00173430">
      <w:pPr>
        <w:spacing w:before="1"/>
        <w:ind w:left="833" w:right="402" w:hanging="361"/>
        <w:rPr>
          <w:sz w:val="24"/>
          <w:szCs w:val="24"/>
        </w:rPr>
      </w:pPr>
    </w:p>
    <w:p w14:paraId="779721C6" w14:textId="77777777" w:rsidR="00173430" w:rsidRDefault="00173430">
      <w:pPr>
        <w:spacing w:before="1"/>
        <w:ind w:left="833" w:right="402" w:hanging="361"/>
        <w:rPr>
          <w:sz w:val="24"/>
          <w:szCs w:val="24"/>
        </w:rPr>
      </w:pPr>
    </w:p>
    <w:p w14:paraId="7BF79EF0" w14:textId="77777777" w:rsidR="00173430" w:rsidRDefault="00173430">
      <w:pPr>
        <w:spacing w:before="1"/>
        <w:ind w:left="833" w:right="402" w:hanging="361"/>
        <w:rPr>
          <w:sz w:val="24"/>
          <w:szCs w:val="24"/>
        </w:rPr>
      </w:pPr>
    </w:p>
    <w:p w14:paraId="659960AF" w14:textId="77777777" w:rsidR="00173430" w:rsidRDefault="00410809">
      <w:pPr>
        <w:spacing w:before="1"/>
        <w:ind w:left="833" w:right="402" w:hanging="361"/>
        <w:rPr>
          <w:b/>
          <w:bCs/>
          <w:sz w:val="24"/>
          <w:szCs w:val="24"/>
        </w:rPr>
      </w:pPr>
      <w:r>
        <w:rPr>
          <w:b/>
          <w:bCs/>
          <w:sz w:val="24"/>
          <w:szCs w:val="24"/>
        </w:rPr>
        <w:t># Create a Multinomial Naïve Bayes classifier</w:t>
      </w:r>
    </w:p>
    <w:p w14:paraId="481F1162" w14:textId="77777777" w:rsidR="00173430" w:rsidRDefault="00410809">
      <w:pPr>
        <w:spacing w:before="1"/>
        <w:ind w:left="833" w:right="402" w:hanging="361"/>
        <w:rPr>
          <w:sz w:val="24"/>
          <w:szCs w:val="24"/>
        </w:rPr>
      </w:pPr>
      <w:proofErr w:type="spellStart"/>
      <w:r>
        <w:rPr>
          <w:sz w:val="24"/>
          <w:szCs w:val="24"/>
        </w:rPr>
        <w:t>clf</w:t>
      </w:r>
      <w:proofErr w:type="spellEnd"/>
      <w:r>
        <w:rPr>
          <w:sz w:val="24"/>
          <w:szCs w:val="24"/>
        </w:rPr>
        <w:t xml:space="preserve"> = </w:t>
      </w:r>
      <w:proofErr w:type="spellStart"/>
      <w:proofErr w:type="gramStart"/>
      <w:r>
        <w:rPr>
          <w:sz w:val="24"/>
          <w:szCs w:val="24"/>
        </w:rPr>
        <w:t>MultinomialNB</w:t>
      </w:r>
      <w:proofErr w:type="spellEnd"/>
      <w:r>
        <w:rPr>
          <w:sz w:val="24"/>
          <w:szCs w:val="24"/>
        </w:rPr>
        <w:t>(</w:t>
      </w:r>
      <w:proofErr w:type="gramEnd"/>
      <w:r>
        <w:rPr>
          <w:sz w:val="24"/>
          <w:szCs w:val="24"/>
        </w:rPr>
        <w:t>)</w:t>
      </w:r>
    </w:p>
    <w:p w14:paraId="6AEAC772" w14:textId="77777777" w:rsidR="00173430" w:rsidRDefault="00173430">
      <w:pPr>
        <w:spacing w:before="1"/>
        <w:ind w:left="833" w:right="402" w:hanging="361"/>
        <w:rPr>
          <w:sz w:val="24"/>
          <w:szCs w:val="24"/>
        </w:rPr>
      </w:pPr>
    </w:p>
    <w:p w14:paraId="4BF2615E" w14:textId="77777777" w:rsidR="00173430" w:rsidRDefault="00410809">
      <w:pPr>
        <w:spacing w:before="1"/>
        <w:ind w:left="833" w:right="402" w:hanging="361"/>
        <w:rPr>
          <w:b/>
          <w:bCs/>
          <w:sz w:val="24"/>
          <w:szCs w:val="24"/>
        </w:rPr>
      </w:pPr>
      <w:r>
        <w:rPr>
          <w:b/>
          <w:bCs/>
          <w:sz w:val="24"/>
          <w:szCs w:val="24"/>
        </w:rPr>
        <w:t># Train the classifier</w:t>
      </w:r>
    </w:p>
    <w:p w14:paraId="2C8E1DDA" w14:textId="77777777" w:rsidR="00173430" w:rsidRDefault="00410809">
      <w:pPr>
        <w:spacing w:before="1"/>
        <w:ind w:left="833" w:right="402" w:hanging="361"/>
        <w:rPr>
          <w:sz w:val="24"/>
          <w:szCs w:val="24"/>
        </w:rPr>
      </w:pPr>
      <w:proofErr w:type="spellStart"/>
      <w:proofErr w:type="gramStart"/>
      <w:r>
        <w:rPr>
          <w:sz w:val="24"/>
          <w:szCs w:val="24"/>
        </w:rPr>
        <w:t>clf.fit</w:t>
      </w:r>
      <w:proofErr w:type="spellEnd"/>
      <w:r>
        <w:rPr>
          <w:sz w:val="24"/>
          <w:szCs w:val="24"/>
        </w:rPr>
        <w:t>(</w:t>
      </w:r>
      <w:proofErr w:type="spellStart"/>
      <w:proofErr w:type="gramEnd"/>
      <w:r>
        <w:rPr>
          <w:sz w:val="24"/>
          <w:szCs w:val="24"/>
        </w:rPr>
        <w:t>X_train_count</w:t>
      </w:r>
      <w:proofErr w:type="spellEnd"/>
      <w:r>
        <w:rPr>
          <w:sz w:val="24"/>
          <w:szCs w:val="24"/>
        </w:rPr>
        <w:t xml:space="preserve">, </w:t>
      </w:r>
      <w:proofErr w:type="spellStart"/>
      <w:r>
        <w:rPr>
          <w:sz w:val="24"/>
          <w:szCs w:val="24"/>
        </w:rPr>
        <w:t>y_train</w:t>
      </w:r>
      <w:proofErr w:type="spellEnd"/>
      <w:r>
        <w:rPr>
          <w:sz w:val="24"/>
          <w:szCs w:val="24"/>
        </w:rPr>
        <w:t>)</w:t>
      </w:r>
    </w:p>
    <w:p w14:paraId="631C11B4" w14:textId="77777777" w:rsidR="00173430" w:rsidRDefault="00173430">
      <w:pPr>
        <w:spacing w:before="1"/>
        <w:ind w:left="833" w:right="402" w:hanging="361"/>
        <w:rPr>
          <w:sz w:val="24"/>
          <w:szCs w:val="24"/>
        </w:rPr>
      </w:pPr>
    </w:p>
    <w:p w14:paraId="46E01A9B" w14:textId="77777777" w:rsidR="00173430" w:rsidRDefault="00410809">
      <w:pPr>
        <w:spacing w:before="1"/>
        <w:ind w:left="833" w:right="402" w:hanging="361"/>
        <w:rPr>
          <w:b/>
          <w:bCs/>
          <w:sz w:val="24"/>
          <w:szCs w:val="24"/>
        </w:rPr>
      </w:pPr>
      <w:r>
        <w:rPr>
          <w:b/>
          <w:bCs/>
          <w:sz w:val="24"/>
          <w:szCs w:val="24"/>
        </w:rPr>
        <w:t># Make predictions</w:t>
      </w:r>
    </w:p>
    <w:p w14:paraId="1E697B96" w14:textId="77777777" w:rsidR="00173430" w:rsidRDefault="00410809">
      <w:pPr>
        <w:spacing w:before="1"/>
        <w:ind w:left="833" w:right="402" w:hanging="361"/>
        <w:rPr>
          <w:sz w:val="24"/>
          <w:szCs w:val="24"/>
        </w:rPr>
      </w:pPr>
      <w:proofErr w:type="spellStart"/>
      <w:r>
        <w:rPr>
          <w:sz w:val="24"/>
          <w:szCs w:val="24"/>
        </w:rPr>
        <w:t>y_pred</w:t>
      </w:r>
      <w:proofErr w:type="spellEnd"/>
      <w:r>
        <w:rPr>
          <w:sz w:val="24"/>
          <w:szCs w:val="24"/>
        </w:rPr>
        <w:t xml:space="preserve"> = </w:t>
      </w:r>
      <w:proofErr w:type="spellStart"/>
      <w:proofErr w:type="gramStart"/>
      <w:r>
        <w:rPr>
          <w:sz w:val="24"/>
          <w:szCs w:val="24"/>
        </w:rPr>
        <w:t>clf.predict</w:t>
      </w:r>
      <w:proofErr w:type="spellEnd"/>
      <w:proofErr w:type="gramEnd"/>
      <w:r>
        <w:rPr>
          <w:sz w:val="24"/>
          <w:szCs w:val="24"/>
        </w:rPr>
        <w:t>(</w:t>
      </w:r>
      <w:proofErr w:type="spellStart"/>
      <w:r>
        <w:rPr>
          <w:sz w:val="24"/>
          <w:szCs w:val="24"/>
        </w:rPr>
        <w:t>X_test_count</w:t>
      </w:r>
      <w:proofErr w:type="spellEnd"/>
      <w:r>
        <w:rPr>
          <w:sz w:val="24"/>
          <w:szCs w:val="24"/>
        </w:rPr>
        <w:t>)</w:t>
      </w:r>
    </w:p>
    <w:p w14:paraId="4FB6E3B6" w14:textId="77777777" w:rsidR="00173430" w:rsidRDefault="00410809">
      <w:pPr>
        <w:spacing w:before="1"/>
        <w:ind w:left="833" w:right="402" w:hanging="361"/>
        <w:rPr>
          <w:sz w:val="24"/>
          <w:szCs w:val="24"/>
        </w:rPr>
      </w:pPr>
      <w:r>
        <w:rPr>
          <w:sz w:val="24"/>
          <w:szCs w:val="24"/>
        </w:rPr>
        <w:t xml:space="preserve">accuracy = </w:t>
      </w:r>
      <w:proofErr w:type="spellStart"/>
      <w:r>
        <w:rPr>
          <w:sz w:val="24"/>
          <w:szCs w:val="24"/>
        </w:rPr>
        <w:t>accuracy_</w:t>
      </w:r>
      <w:proofErr w:type="gramStart"/>
      <w:r>
        <w:rPr>
          <w:sz w:val="24"/>
          <w:szCs w:val="24"/>
        </w:rPr>
        <w:t>score</w:t>
      </w:r>
      <w:proofErr w:type="spellEnd"/>
      <w:r>
        <w:rPr>
          <w:sz w:val="24"/>
          <w:szCs w:val="24"/>
        </w:rPr>
        <w:t>(</w:t>
      </w:r>
      <w:proofErr w:type="spellStart"/>
      <w:proofErr w:type="gramEnd"/>
      <w:r>
        <w:rPr>
          <w:sz w:val="24"/>
          <w:szCs w:val="24"/>
        </w:rPr>
        <w:t>y_test</w:t>
      </w:r>
      <w:proofErr w:type="spellEnd"/>
      <w:r>
        <w:rPr>
          <w:sz w:val="24"/>
          <w:szCs w:val="24"/>
        </w:rPr>
        <w:t xml:space="preserve">, </w:t>
      </w:r>
      <w:proofErr w:type="spellStart"/>
      <w:r>
        <w:rPr>
          <w:sz w:val="24"/>
          <w:szCs w:val="24"/>
        </w:rPr>
        <w:t>y_pred</w:t>
      </w:r>
      <w:proofErr w:type="spellEnd"/>
      <w:r>
        <w:rPr>
          <w:sz w:val="24"/>
          <w:szCs w:val="24"/>
        </w:rPr>
        <w:t>)</w:t>
      </w:r>
    </w:p>
    <w:p w14:paraId="364A9C21" w14:textId="77777777" w:rsidR="00173430" w:rsidRDefault="00410809">
      <w:pPr>
        <w:spacing w:before="1"/>
        <w:ind w:left="833" w:right="402" w:hanging="361"/>
        <w:rPr>
          <w:sz w:val="24"/>
          <w:szCs w:val="24"/>
        </w:rPr>
      </w:pPr>
      <w:proofErr w:type="gramStart"/>
      <w:r>
        <w:rPr>
          <w:sz w:val="24"/>
          <w:szCs w:val="24"/>
        </w:rPr>
        <w:t>print(</w:t>
      </w:r>
      <w:proofErr w:type="spellStart"/>
      <w:proofErr w:type="gramEnd"/>
      <w:r>
        <w:rPr>
          <w:sz w:val="24"/>
          <w:szCs w:val="24"/>
        </w:rPr>
        <w:t>f"Accuracy</w:t>
      </w:r>
      <w:proofErr w:type="spellEnd"/>
      <w:r>
        <w:rPr>
          <w:sz w:val="24"/>
          <w:szCs w:val="24"/>
        </w:rPr>
        <w:t>: {accuracy}")</w:t>
      </w:r>
    </w:p>
    <w:p w14:paraId="67545DC0" w14:textId="77777777" w:rsidR="00173430" w:rsidRDefault="00173430">
      <w:pPr>
        <w:spacing w:before="1"/>
        <w:ind w:left="833" w:right="402" w:hanging="361"/>
        <w:rPr>
          <w:sz w:val="24"/>
          <w:szCs w:val="24"/>
        </w:rPr>
      </w:pPr>
    </w:p>
    <w:p w14:paraId="2A9D7EB2" w14:textId="77777777" w:rsidR="00173430" w:rsidRDefault="00410809">
      <w:pPr>
        <w:spacing w:before="1"/>
        <w:ind w:left="833" w:right="402" w:hanging="361"/>
        <w:rPr>
          <w:sz w:val="24"/>
          <w:szCs w:val="24"/>
        </w:rPr>
      </w:pPr>
      <w:r>
        <w:rPr>
          <w:sz w:val="24"/>
          <w:szCs w:val="24"/>
        </w:rPr>
        <w:t>OUTPUT:</w:t>
      </w:r>
    </w:p>
    <w:p w14:paraId="77123460" w14:textId="77777777" w:rsidR="00173430" w:rsidRDefault="00410809">
      <w:pPr>
        <w:spacing w:before="1"/>
        <w:ind w:left="833" w:right="402" w:hanging="361"/>
        <w:rPr>
          <w:sz w:val="24"/>
          <w:szCs w:val="24"/>
        </w:rPr>
      </w:pPr>
      <w:r>
        <w:rPr>
          <w:sz w:val="24"/>
          <w:szCs w:val="24"/>
        </w:rPr>
        <w:t>Accuracy: 0.0</w:t>
      </w:r>
    </w:p>
    <w:p w14:paraId="10702C2E" w14:textId="77777777" w:rsidR="00173430" w:rsidRDefault="00173430">
      <w:pPr>
        <w:spacing w:before="1"/>
        <w:ind w:left="833" w:right="402" w:hanging="361"/>
        <w:rPr>
          <w:sz w:val="24"/>
          <w:szCs w:val="24"/>
        </w:rPr>
      </w:pPr>
    </w:p>
    <w:p w14:paraId="3A5BAA5E" w14:textId="77777777" w:rsidR="00173430" w:rsidRDefault="00410809">
      <w:pPr>
        <w:spacing w:before="1"/>
        <w:ind w:left="833" w:right="402" w:hanging="361"/>
        <w:rPr>
          <w:b/>
          <w:bCs/>
          <w:sz w:val="24"/>
          <w:szCs w:val="24"/>
        </w:rPr>
      </w:pPr>
      <w:r>
        <w:rPr>
          <w:b/>
          <w:bCs/>
          <w:sz w:val="24"/>
          <w:szCs w:val="24"/>
        </w:rPr>
        <w:t>CODING:</w:t>
      </w:r>
    </w:p>
    <w:p w14:paraId="69A3A0D4" w14:textId="77777777" w:rsidR="00173430" w:rsidRDefault="00410809">
      <w:pPr>
        <w:spacing w:before="1"/>
        <w:ind w:left="833" w:right="402" w:hanging="361"/>
        <w:rPr>
          <w:sz w:val="24"/>
          <w:szCs w:val="24"/>
        </w:rPr>
      </w:pPr>
      <w:r>
        <w:rPr>
          <w:sz w:val="24"/>
          <w:szCs w:val="24"/>
        </w:rPr>
        <w:t xml:space="preserve">from </w:t>
      </w:r>
      <w:proofErr w:type="spellStart"/>
      <w:proofErr w:type="gramStart"/>
      <w:r>
        <w:rPr>
          <w:sz w:val="24"/>
          <w:szCs w:val="24"/>
        </w:rPr>
        <w:t>sklearn.naive</w:t>
      </w:r>
      <w:proofErr w:type="gramEnd"/>
      <w:r>
        <w:rPr>
          <w:sz w:val="24"/>
          <w:szCs w:val="24"/>
        </w:rPr>
        <w:t>_bayes</w:t>
      </w:r>
      <w:proofErr w:type="spellEnd"/>
      <w:r>
        <w:rPr>
          <w:sz w:val="24"/>
          <w:szCs w:val="24"/>
        </w:rPr>
        <w:t xml:space="preserve"> import </w:t>
      </w:r>
      <w:proofErr w:type="spellStart"/>
      <w:r>
        <w:rPr>
          <w:sz w:val="24"/>
          <w:szCs w:val="24"/>
        </w:rPr>
        <w:t>GaussianNB</w:t>
      </w:r>
      <w:proofErr w:type="spellEnd"/>
    </w:p>
    <w:p w14:paraId="455DC633" w14:textId="77777777" w:rsidR="00173430" w:rsidRDefault="00410809">
      <w:pPr>
        <w:spacing w:before="1"/>
        <w:ind w:left="833" w:right="402" w:hanging="361"/>
        <w:rPr>
          <w:sz w:val="24"/>
          <w:szCs w:val="24"/>
        </w:rPr>
      </w:pPr>
      <w:r>
        <w:rPr>
          <w:sz w:val="24"/>
          <w:szCs w:val="24"/>
        </w:rPr>
        <w:t xml:space="preserve">from </w:t>
      </w:r>
      <w:proofErr w:type="spellStart"/>
      <w:proofErr w:type="gramStart"/>
      <w:r>
        <w:rPr>
          <w:sz w:val="24"/>
          <w:szCs w:val="24"/>
        </w:rPr>
        <w:t>sklearn.model</w:t>
      </w:r>
      <w:proofErr w:type="gramEnd"/>
      <w:r>
        <w:rPr>
          <w:sz w:val="24"/>
          <w:szCs w:val="24"/>
        </w:rPr>
        <w:t>_selection</w:t>
      </w:r>
      <w:proofErr w:type="spellEnd"/>
      <w:r>
        <w:rPr>
          <w:sz w:val="24"/>
          <w:szCs w:val="24"/>
        </w:rPr>
        <w:t xml:space="preserve"> import </w:t>
      </w:r>
      <w:proofErr w:type="spellStart"/>
      <w:r>
        <w:rPr>
          <w:sz w:val="24"/>
          <w:szCs w:val="24"/>
        </w:rPr>
        <w:t>train_test_split</w:t>
      </w:r>
      <w:proofErr w:type="spellEnd"/>
    </w:p>
    <w:p w14:paraId="39895C8F" w14:textId="77777777" w:rsidR="00173430" w:rsidRDefault="00410809">
      <w:pPr>
        <w:spacing w:before="1"/>
        <w:ind w:left="833" w:right="402" w:hanging="361"/>
        <w:rPr>
          <w:sz w:val="24"/>
          <w:szCs w:val="24"/>
        </w:rPr>
      </w:pPr>
      <w:r>
        <w:rPr>
          <w:sz w:val="24"/>
          <w:szCs w:val="24"/>
        </w:rPr>
        <w:t xml:space="preserve">from </w:t>
      </w:r>
      <w:proofErr w:type="spellStart"/>
      <w:proofErr w:type="gramStart"/>
      <w:r>
        <w:rPr>
          <w:sz w:val="24"/>
          <w:szCs w:val="24"/>
        </w:rPr>
        <w:t>sklearn.metrics</w:t>
      </w:r>
      <w:proofErr w:type="spellEnd"/>
      <w:proofErr w:type="gramEnd"/>
      <w:r>
        <w:rPr>
          <w:sz w:val="24"/>
          <w:szCs w:val="24"/>
        </w:rPr>
        <w:t xml:space="preserve"> import </w:t>
      </w:r>
      <w:proofErr w:type="spellStart"/>
      <w:r>
        <w:rPr>
          <w:sz w:val="24"/>
          <w:szCs w:val="24"/>
        </w:rPr>
        <w:t>accuracy_score</w:t>
      </w:r>
      <w:proofErr w:type="spellEnd"/>
    </w:p>
    <w:p w14:paraId="65B09F1B" w14:textId="77777777" w:rsidR="00173430" w:rsidRDefault="00410809">
      <w:pPr>
        <w:spacing w:before="1"/>
        <w:ind w:left="833" w:right="402" w:hanging="361"/>
        <w:rPr>
          <w:sz w:val="24"/>
          <w:szCs w:val="24"/>
        </w:rPr>
      </w:pPr>
      <w:r>
        <w:rPr>
          <w:sz w:val="24"/>
          <w:szCs w:val="24"/>
        </w:rPr>
        <w:t>import pandas as pd</w:t>
      </w:r>
    </w:p>
    <w:p w14:paraId="43D4C1C0" w14:textId="77777777" w:rsidR="00173430" w:rsidRDefault="00410809">
      <w:pPr>
        <w:spacing w:before="1"/>
        <w:ind w:left="833" w:right="402" w:hanging="361"/>
        <w:rPr>
          <w:sz w:val="24"/>
          <w:szCs w:val="24"/>
        </w:rPr>
      </w:pPr>
      <w:r>
        <w:rPr>
          <w:sz w:val="24"/>
          <w:szCs w:val="24"/>
        </w:rPr>
        <w:t># Example dataset (replace with your own)</w:t>
      </w:r>
    </w:p>
    <w:p w14:paraId="5419AEA7" w14:textId="77777777" w:rsidR="00173430" w:rsidRDefault="00410809">
      <w:pPr>
        <w:spacing w:before="1"/>
        <w:ind w:left="833" w:right="402" w:hanging="361"/>
        <w:rPr>
          <w:sz w:val="24"/>
          <w:szCs w:val="24"/>
        </w:rPr>
      </w:pPr>
      <w:r>
        <w:rPr>
          <w:sz w:val="24"/>
          <w:szCs w:val="24"/>
        </w:rPr>
        <w:t>data = {'feature1': [1, 2, 3, 4, 5, 6, 7, 8, 9, 10],</w:t>
      </w:r>
    </w:p>
    <w:p w14:paraId="784E1694" w14:textId="77777777" w:rsidR="00173430" w:rsidRDefault="00410809">
      <w:pPr>
        <w:spacing w:before="1"/>
        <w:ind w:left="833" w:right="402" w:hanging="361"/>
        <w:rPr>
          <w:sz w:val="24"/>
          <w:szCs w:val="24"/>
        </w:rPr>
      </w:pPr>
      <w:r>
        <w:rPr>
          <w:sz w:val="24"/>
          <w:szCs w:val="24"/>
        </w:rPr>
        <w:t>        'feature2': [2, 4, 6, 8, 10, 12, 14, 16, 18, 20],</w:t>
      </w:r>
    </w:p>
    <w:p w14:paraId="66C52AC4" w14:textId="77777777" w:rsidR="00173430" w:rsidRDefault="00410809">
      <w:pPr>
        <w:spacing w:before="1"/>
        <w:ind w:left="833" w:right="402" w:hanging="361"/>
        <w:rPr>
          <w:sz w:val="24"/>
          <w:szCs w:val="24"/>
        </w:rPr>
      </w:pPr>
      <w:r>
        <w:rPr>
          <w:sz w:val="24"/>
          <w:szCs w:val="24"/>
        </w:rPr>
        <w:t>        'label': [0, 0, 0, 0, 0, 1, 1, 1, 1, 1]}</w:t>
      </w:r>
    </w:p>
    <w:p w14:paraId="35069CE9" w14:textId="77777777" w:rsidR="00173430" w:rsidRDefault="00410809">
      <w:pPr>
        <w:spacing w:before="1"/>
        <w:ind w:left="833" w:right="402" w:hanging="361"/>
        <w:rPr>
          <w:sz w:val="24"/>
          <w:szCs w:val="24"/>
        </w:rPr>
      </w:pPr>
      <w:proofErr w:type="spellStart"/>
      <w:r>
        <w:rPr>
          <w:sz w:val="24"/>
          <w:szCs w:val="24"/>
        </w:rPr>
        <w:t>df</w:t>
      </w:r>
      <w:proofErr w:type="spellEnd"/>
      <w:r>
        <w:rPr>
          <w:sz w:val="24"/>
          <w:szCs w:val="24"/>
        </w:rPr>
        <w:t xml:space="preserve"> = </w:t>
      </w:r>
      <w:proofErr w:type="spellStart"/>
      <w:proofErr w:type="gramStart"/>
      <w:r>
        <w:rPr>
          <w:sz w:val="24"/>
          <w:szCs w:val="24"/>
        </w:rPr>
        <w:t>pd.DataFrame</w:t>
      </w:r>
      <w:proofErr w:type="spellEnd"/>
      <w:proofErr w:type="gramEnd"/>
      <w:r>
        <w:rPr>
          <w:sz w:val="24"/>
          <w:szCs w:val="24"/>
        </w:rPr>
        <w:t>(data)</w:t>
      </w:r>
    </w:p>
    <w:p w14:paraId="59BE6C36" w14:textId="77777777" w:rsidR="00173430" w:rsidRDefault="00173430">
      <w:pPr>
        <w:spacing w:before="1"/>
        <w:ind w:left="833" w:right="402" w:hanging="361"/>
        <w:rPr>
          <w:sz w:val="24"/>
          <w:szCs w:val="24"/>
        </w:rPr>
      </w:pPr>
    </w:p>
    <w:p w14:paraId="794A3E16" w14:textId="77777777" w:rsidR="00173430" w:rsidRDefault="00410809">
      <w:pPr>
        <w:spacing w:before="1"/>
        <w:ind w:left="833" w:right="402" w:hanging="361"/>
        <w:rPr>
          <w:sz w:val="24"/>
          <w:szCs w:val="24"/>
        </w:rPr>
      </w:pPr>
      <w:r>
        <w:rPr>
          <w:sz w:val="24"/>
          <w:szCs w:val="24"/>
        </w:rPr>
        <w:t># Separate features (X) and labels (y)</w:t>
      </w:r>
    </w:p>
    <w:p w14:paraId="303CD677" w14:textId="77777777" w:rsidR="00173430" w:rsidRDefault="00410809">
      <w:pPr>
        <w:spacing w:before="1"/>
        <w:ind w:left="833" w:right="402" w:hanging="361"/>
        <w:rPr>
          <w:sz w:val="24"/>
          <w:szCs w:val="24"/>
        </w:rPr>
      </w:pPr>
      <w:r>
        <w:rPr>
          <w:sz w:val="24"/>
          <w:szCs w:val="24"/>
        </w:rPr>
        <w:t xml:space="preserve">X = </w:t>
      </w:r>
      <w:proofErr w:type="spellStart"/>
      <w:proofErr w:type="gramStart"/>
      <w:r>
        <w:rPr>
          <w:sz w:val="24"/>
          <w:szCs w:val="24"/>
        </w:rPr>
        <w:t>df</w:t>
      </w:r>
      <w:proofErr w:type="spellEnd"/>
      <w:r>
        <w:rPr>
          <w:sz w:val="24"/>
          <w:szCs w:val="24"/>
        </w:rPr>
        <w:t>[</w:t>
      </w:r>
      <w:proofErr w:type="gramEnd"/>
      <w:r>
        <w:rPr>
          <w:sz w:val="24"/>
          <w:szCs w:val="24"/>
        </w:rPr>
        <w:t>['feature1', 'feature2']]</w:t>
      </w:r>
    </w:p>
    <w:p w14:paraId="28FC7277" w14:textId="77777777" w:rsidR="00173430" w:rsidRDefault="00410809">
      <w:pPr>
        <w:spacing w:before="1"/>
        <w:ind w:left="833" w:right="402" w:hanging="361"/>
        <w:rPr>
          <w:sz w:val="24"/>
          <w:szCs w:val="24"/>
        </w:rPr>
      </w:pPr>
      <w:r>
        <w:rPr>
          <w:sz w:val="24"/>
          <w:szCs w:val="24"/>
        </w:rPr>
        <w:t xml:space="preserve">y = </w:t>
      </w:r>
      <w:proofErr w:type="spellStart"/>
      <w:r>
        <w:rPr>
          <w:sz w:val="24"/>
          <w:szCs w:val="24"/>
        </w:rPr>
        <w:t>df</w:t>
      </w:r>
      <w:proofErr w:type="spellEnd"/>
      <w:r>
        <w:rPr>
          <w:sz w:val="24"/>
          <w:szCs w:val="24"/>
        </w:rPr>
        <w:t>['label']</w:t>
      </w:r>
    </w:p>
    <w:p w14:paraId="77C013E5" w14:textId="77777777" w:rsidR="00173430" w:rsidRDefault="00173430">
      <w:pPr>
        <w:spacing w:before="1"/>
        <w:ind w:left="833" w:right="402" w:hanging="361"/>
        <w:rPr>
          <w:sz w:val="24"/>
          <w:szCs w:val="24"/>
        </w:rPr>
      </w:pPr>
    </w:p>
    <w:p w14:paraId="1EC84223" w14:textId="77777777" w:rsidR="00173430" w:rsidRDefault="00410809">
      <w:pPr>
        <w:spacing w:before="1"/>
        <w:ind w:left="833" w:right="402" w:hanging="361"/>
        <w:rPr>
          <w:sz w:val="24"/>
          <w:szCs w:val="24"/>
        </w:rPr>
      </w:pPr>
      <w:r>
        <w:rPr>
          <w:sz w:val="24"/>
          <w:szCs w:val="24"/>
        </w:rPr>
        <w:t># Split the data into training and testing sets</w:t>
      </w:r>
    </w:p>
    <w:p w14:paraId="039DFBA1" w14:textId="77777777" w:rsidR="00173430" w:rsidRDefault="00410809">
      <w:pPr>
        <w:spacing w:before="1"/>
        <w:ind w:left="833" w:right="402" w:hanging="361"/>
        <w:rPr>
          <w:sz w:val="24"/>
          <w:szCs w:val="24"/>
        </w:rPr>
      </w:pPr>
      <w:proofErr w:type="spellStart"/>
      <w:r>
        <w:rPr>
          <w:sz w:val="24"/>
          <w:szCs w:val="24"/>
        </w:rPr>
        <w:t>X_train</w:t>
      </w:r>
      <w:proofErr w:type="spellEnd"/>
      <w:r>
        <w:rPr>
          <w:sz w:val="24"/>
          <w:szCs w:val="24"/>
        </w:rPr>
        <w:t xml:space="preserve">, </w:t>
      </w:r>
      <w:proofErr w:type="spellStart"/>
      <w:r>
        <w:rPr>
          <w:sz w:val="24"/>
          <w:szCs w:val="24"/>
        </w:rPr>
        <w:t>X_test</w:t>
      </w:r>
      <w:proofErr w:type="spellEnd"/>
      <w:r>
        <w:rPr>
          <w:sz w:val="24"/>
          <w:szCs w:val="24"/>
        </w:rPr>
        <w:t xml:space="preserve">, </w:t>
      </w:r>
      <w:proofErr w:type="spellStart"/>
      <w:r>
        <w:rPr>
          <w:sz w:val="24"/>
          <w:szCs w:val="24"/>
        </w:rPr>
        <w:t>y_train</w:t>
      </w:r>
      <w:proofErr w:type="spellEnd"/>
      <w:r>
        <w:rPr>
          <w:sz w:val="24"/>
          <w:szCs w:val="24"/>
        </w:rPr>
        <w:t xml:space="preserve">, </w:t>
      </w:r>
      <w:proofErr w:type="spellStart"/>
      <w:r>
        <w:rPr>
          <w:sz w:val="24"/>
          <w:szCs w:val="24"/>
        </w:rPr>
        <w:t>y_test</w:t>
      </w:r>
      <w:proofErr w:type="spellEnd"/>
      <w:r>
        <w:rPr>
          <w:sz w:val="24"/>
          <w:szCs w:val="24"/>
        </w:rPr>
        <w:t xml:space="preserve"> = </w:t>
      </w:r>
      <w:proofErr w:type="spellStart"/>
      <w:r>
        <w:rPr>
          <w:sz w:val="24"/>
          <w:szCs w:val="24"/>
        </w:rPr>
        <w:t>train_test_</w:t>
      </w:r>
      <w:proofErr w:type="gramStart"/>
      <w:r>
        <w:rPr>
          <w:sz w:val="24"/>
          <w:szCs w:val="24"/>
        </w:rPr>
        <w:t>split</w:t>
      </w:r>
      <w:proofErr w:type="spellEnd"/>
      <w:r>
        <w:rPr>
          <w:sz w:val="24"/>
          <w:szCs w:val="24"/>
        </w:rPr>
        <w:t>(</w:t>
      </w:r>
      <w:proofErr w:type="gramEnd"/>
      <w:r>
        <w:rPr>
          <w:sz w:val="24"/>
          <w:szCs w:val="24"/>
        </w:rPr>
        <w:t xml:space="preserve">X, y, </w:t>
      </w:r>
      <w:proofErr w:type="spellStart"/>
      <w:r>
        <w:rPr>
          <w:sz w:val="24"/>
          <w:szCs w:val="24"/>
        </w:rPr>
        <w:t>test_size</w:t>
      </w:r>
      <w:proofErr w:type="spellEnd"/>
      <w:r>
        <w:rPr>
          <w:sz w:val="24"/>
          <w:szCs w:val="24"/>
        </w:rPr>
        <w:t xml:space="preserve">=0.2, </w:t>
      </w:r>
      <w:proofErr w:type="spellStart"/>
      <w:r>
        <w:rPr>
          <w:sz w:val="24"/>
          <w:szCs w:val="24"/>
        </w:rPr>
        <w:t>random_state</w:t>
      </w:r>
      <w:proofErr w:type="spellEnd"/>
      <w:r>
        <w:rPr>
          <w:sz w:val="24"/>
          <w:szCs w:val="24"/>
        </w:rPr>
        <w:t>=42)</w:t>
      </w:r>
    </w:p>
    <w:p w14:paraId="5ECB0AD4" w14:textId="77777777" w:rsidR="00173430" w:rsidRDefault="00410809">
      <w:pPr>
        <w:spacing w:before="1"/>
        <w:ind w:left="833" w:right="402" w:hanging="361"/>
        <w:rPr>
          <w:sz w:val="24"/>
          <w:szCs w:val="24"/>
        </w:rPr>
      </w:pPr>
      <w:r>
        <w:rPr>
          <w:sz w:val="24"/>
          <w:szCs w:val="24"/>
        </w:rPr>
        <w:t># Create a Gaussian Naive Bayes classifier</w:t>
      </w:r>
    </w:p>
    <w:p w14:paraId="2E6B61D3" w14:textId="77777777" w:rsidR="00173430" w:rsidRDefault="00410809">
      <w:pPr>
        <w:spacing w:before="1"/>
        <w:ind w:left="833" w:right="402" w:hanging="361"/>
        <w:rPr>
          <w:sz w:val="24"/>
          <w:szCs w:val="24"/>
        </w:rPr>
      </w:pPr>
      <w:r>
        <w:rPr>
          <w:sz w:val="24"/>
          <w:szCs w:val="24"/>
        </w:rPr>
        <w:t xml:space="preserve">model = </w:t>
      </w:r>
      <w:proofErr w:type="spellStart"/>
      <w:proofErr w:type="gramStart"/>
      <w:r>
        <w:rPr>
          <w:sz w:val="24"/>
          <w:szCs w:val="24"/>
        </w:rPr>
        <w:t>GaussianNB</w:t>
      </w:r>
      <w:proofErr w:type="spellEnd"/>
      <w:r>
        <w:rPr>
          <w:sz w:val="24"/>
          <w:szCs w:val="24"/>
        </w:rPr>
        <w:t>(</w:t>
      </w:r>
      <w:proofErr w:type="gramEnd"/>
      <w:r>
        <w:rPr>
          <w:sz w:val="24"/>
          <w:szCs w:val="24"/>
        </w:rPr>
        <w:t>)</w:t>
      </w:r>
    </w:p>
    <w:p w14:paraId="6894AA53" w14:textId="77777777" w:rsidR="00173430" w:rsidRDefault="00173430">
      <w:pPr>
        <w:spacing w:before="1"/>
        <w:ind w:left="833" w:right="402" w:hanging="361"/>
        <w:rPr>
          <w:sz w:val="24"/>
          <w:szCs w:val="24"/>
        </w:rPr>
      </w:pPr>
    </w:p>
    <w:p w14:paraId="2A5727B7" w14:textId="77777777" w:rsidR="00173430" w:rsidRDefault="00410809">
      <w:pPr>
        <w:spacing w:before="1"/>
        <w:ind w:left="833" w:right="402" w:hanging="361"/>
        <w:rPr>
          <w:sz w:val="24"/>
          <w:szCs w:val="24"/>
        </w:rPr>
      </w:pPr>
      <w:r>
        <w:rPr>
          <w:sz w:val="24"/>
          <w:szCs w:val="24"/>
        </w:rPr>
        <w:t># Train the model on the training data</w:t>
      </w:r>
    </w:p>
    <w:p w14:paraId="6C9B7118" w14:textId="77777777" w:rsidR="00173430" w:rsidRDefault="00410809">
      <w:pPr>
        <w:spacing w:before="1"/>
        <w:ind w:left="833" w:right="402" w:hanging="361"/>
        <w:rPr>
          <w:sz w:val="24"/>
          <w:szCs w:val="24"/>
        </w:rPr>
      </w:pPr>
      <w:proofErr w:type="spellStart"/>
      <w:proofErr w:type="gramStart"/>
      <w:r>
        <w:rPr>
          <w:sz w:val="24"/>
          <w:szCs w:val="24"/>
        </w:rPr>
        <w:t>model.fit</w:t>
      </w:r>
      <w:proofErr w:type="spellEnd"/>
      <w:r>
        <w:rPr>
          <w:sz w:val="24"/>
          <w:szCs w:val="24"/>
        </w:rPr>
        <w:t>(</w:t>
      </w:r>
      <w:proofErr w:type="spellStart"/>
      <w:proofErr w:type="gramEnd"/>
      <w:r>
        <w:rPr>
          <w:sz w:val="24"/>
          <w:szCs w:val="24"/>
        </w:rPr>
        <w:t>X_train</w:t>
      </w:r>
      <w:proofErr w:type="spellEnd"/>
      <w:r>
        <w:rPr>
          <w:sz w:val="24"/>
          <w:szCs w:val="24"/>
        </w:rPr>
        <w:t xml:space="preserve">, </w:t>
      </w:r>
      <w:proofErr w:type="spellStart"/>
      <w:r>
        <w:rPr>
          <w:sz w:val="24"/>
          <w:szCs w:val="24"/>
        </w:rPr>
        <w:t>y_train</w:t>
      </w:r>
      <w:proofErr w:type="spellEnd"/>
      <w:r>
        <w:rPr>
          <w:sz w:val="24"/>
          <w:szCs w:val="24"/>
        </w:rPr>
        <w:t>)</w:t>
      </w:r>
    </w:p>
    <w:p w14:paraId="224E88DA" w14:textId="77777777" w:rsidR="00173430" w:rsidRDefault="00410809">
      <w:pPr>
        <w:spacing w:before="1"/>
        <w:ind w:left="833" w:right="402" w:hanging="361"/>
        <w:rPr>
          <w:sz w:val="24"/>
          <w:szCs w:val="24"/>
        </w:rPr>
      </w:pPr>
      <w:r>
        <w:rPr>
          <w:sz w:val="24"/>
          <w:szCs w:val="24"/>
        </w:rPr>
        <w:t># Make predictions on the test data</w:t>
      </w:r>
    </w:p>
    <w:p w14:paraId="39E4D2A9" w14:textId="77777777" w:rsidR="00173430" w:rsidRDefault="00410809">
      <w:pPr>
        <w:spacing w:before="1"/>
        <w:ind w:left="833" w:right="402" w:hanging="361"/>
        <w:rPr>
          <w:sz w:val="24"/>
          <w:szCs w:val="24"/>
        </w:rPr>
      </w:pPr>
      <w:proofErr w:type="spellStart"/>
      <w:r>
        <w:rPr>
          <w:sz w:val="24"/>
          <w:szCs w:val="24"/>
        </w:rPr>
        <w:t>y_pred</w:t>
      </w:r>
      <w:proofErr w:type="spellEnd"/>
      <w:r>
        <w:rPr>
          <w:sz w:val="24"/>
          <w:szCs w:val="24"/>
        </w:rPr>
        <w:t xml:space="preserve"> = </w:t>
      </w:r>
      <w:proofErr w:type="spellStart"/>
      <w:proofErr w:type="gramStart"/>
      <w:r>
        <w:rPr>
          <w:sz w:val="24"/>
          <w:szCs w:val="24"/>
        </w:rPr>
        <w:t>model.predict</w:t>
      </w:r>
      <w:proofErr w:type="spellEnd"/>
      <w:proofErr w:type="gramEnd"/>
      <w:r>
        <w:rPr>
          <w:sz w:val="24"/>
          <w:szCs w:val="24"/>
        </w:rPr>
        <w:t>(</w:t>
      </w:r>
      <w:proofErr w:type="spellStart"/>
      <w:r>
        <w:rPr>
          <w:sz w:val="24"/>
          <w:szCs w:val="24"/>
        </w:rPr>
        <w:t>X_test</w:t>
      </w:r>
      <w:proofErr w:type="spellEnd"/>
      <w:r>
        <w:rPr>
          <w:sz w:val="24"/>
          <w:szCs w:val="24"/>
        </w:rPr>
        <w:t>)</w:t>
      </w:r>
    </w:p>
    <w:p w14:paraId="1A727177" w14:textId="77777777" w:rsidR="00173430" w:rsidRDefault="00173430">
      <w:pPr>
        <w:spacing w:before="1"/>
        <w:ind w:left="833" w:right="402" w:hanging="361"/>
        <w:rPr>
          <w:sz w:val="24"/>
          <w:szCs w:val="24"/>
        </w:rPr>
      </w:pPr>
    </w:p>
    <w:p w14:paraId="3377B46E" w14:textId="77777777" w:rsidR="00173430" w:rsidRDefault="00410809">
      <w:pPr>
        <w:spacing w:before="1"/>
        <w:ind w:left="833" w:right="402" w:hanging="361"/>
        <w:rPr>
          <w:sz w:val="24"/>
          <w:szCs w:val="24"/>
        </w:rPr>
      </w:pPr>
      <w:r>
        <w:rPr>
          <w:sz w:val="24"/>
          <w:szCs w:val="24"/>
        </w:rPr>
        <w:t># Evaluate the model's accuracy</w:t>
      </w:r>
    </w:p>
    <w:p w14:paraId="12519D68" w14:textId="77777777" w:rsidR="00173430" w:rsidRDefault="00410809">
      <w:pPr>
        <w:spacing w:before="1"/>
        <w:ind w:left="833" w:right="402" w:hanging="361"/>
        <w:rPr>
          <w:sz w:val="24"/>
          <w:szCs w:val="24"/>
        </w:rPr>
      </w:pPr>
      <w:r>
        <w:rPr>
          <w:sz w:val="24"/>
          <w:szCs w:val="24"/>
        </w:rPr>
        <w:t xml:space="preserve">accuracy = </w:t>
      </w:r>
      <w:proofErr w:type="spellStart"/>
      <w:r>
        <w:rPr>
          <w:sz w:val="24"/>
          <w:szCs w:val="24"/>
        </w:rPr>
        <w:t>accuracy_</w:t>
      </w:r>
      <w:proofErr w:type="gramStart"/>
      <w:r>
        <w:rPr>
          <w:sz w:val="24"/>
          <w:szCs w:val="24"/>
        </w:rPr>
        <w:t>score</w:t>
      </w:r>
      <w:proofErr w:type="spellEnd"/>
      <w:r>
        <w:rPr>
          <w:sz w:val="24"/>
          <w:szCs w:val="24"/>
        </w:rPr>
        <w:t>(</w:t>
      </w:r>
      <w:proofErr w:type="spellStart"/>
      <w:proofErr w:type="gramEnd"/>
      <w:r>
        <w:rPr>
          <w:sz w:val="24"/>
          <w:szCs w:val="24"/>
        </w:rPr>
        <w:t>y_test</w:t>
      </w:r>
      <w:proofErr w:type="spellEnd"/>
      <w:r>
        <w:rPr>
          <w:sz w:val="24"/>
          <w:szCs w:val="24"/>
        </w:rPr>
        <w:t xml:space="preserve">, </w:t>
      </w:r>
      <w:proofErr w:type="spellStart"/>
      <w:r>
        <w:rPr>
          <w:sz w:val="24"/>
          <w:szCs w:val="24"/>
        </w:rPr>
        <w:t>y_pred</w:t>
      </w:r>
      <w:proofErr w:type="spellEnd"/>
      <w:r>
        <w:rPr>
          <w:sz w:val="24"/>
          <w:szCs w:val="24"/>
        </w:rPr>
        <w:t>)</w:t>
      </w:r>
    </w:p>
    <w:p w14:paraId="60105028" w14:textId="77777777" w:rsidR="00173430" w:rsidRDefault="00410809">
      <w:pPr>
        <w:spacing w:before="1"/>
        <w:ind w:left="833" w:right="402" w:hanging="361"/>
        <w:rPr>
          <w:sz w:val="24"/>
          <w:szCs w:val="24"/>
        </w:rPr>
      </w:pPr>
      <w:proofErr w:type="gramStart"/>
      <w:r>
        <w:rPr>
          <w:sz w:val="24"/>
          <w:szCs w:val="24"/>
        </w:rPr>
        <w:t>print(</w:t>
      </w:r>
      <w:proofErr w:type="spellStart"/>
      <w:proofErr w:type="gramEnd"/>
      <w:r>
        <w:rPr>
          <w:sz w:val="24"/>
          <w:szCs w:val="24"/>
        </w:rPr>
        <w:t>f"Accuracy</w:t>
      </w:r>
      <w:proofErr w:type="spellEnd"/>
      <w:r>
        <w:rPr>
          <w:sz w:val="24"/>
          <w:szCs w:val="24"/>
        </w:rPr>
        <w:t>: {accuracy}")</w:t>
      </w:r>
    </w:p>
    <w:p w14:paraId="6CE00344" w14:textId="77777777" w:rsidR="00173430" w:rsidRDefault="00410809">
      <w:pPr>
        <w:spacing w:before="1"/>
        <w:ind w:left="833" w:right="402" w:hanging="361"/>
        <w:rPr>
          <w:b/>
          <w:bCs/>
          <w:sz w:val="24"/>
          <w:szCs w:val="24"/>
        </w:rPr>
      </w:pPr>
      <w:r>
        <w:rPr>
          <w:b/>
          <w:bCs/>
          <w:sz w:val="24"/>
          <w:szCs w:val="24"/>
        </w:rPr>
        <w:t>OUTPUT:</w:t>
      </w:r>
    </w:p>
    <w:p w14:paraId="68EA47C1" w14:textId="77777777" w:rsidR="00173430" w:rsidRDefault="00410809">
      <w:pPr>
        <w:spacing w:before="1"/>
        <w:ind w:left="833" w:right="402" w:hanging="361"/>
        <w:rPr>
          <w:sz w:val="24"/>
          <w:szCs w:val="24"/>
        </w:rPr>
      </w:pPr>
      <w:r>
        <w:rPr>
          <w:b/>
          <w:bCs/>
          <w:sz w:val="24"/>
          <w:szCs w:val="24"/>
        </w:rPr>
        <w:t>Accuracy: 1.0</w:t>
      </w:r>
    </w:p>
    <w:p w14:paraId="7ECFA148" w14:textId="77777777" w:rsidR="00173430" w:rsidRDefault="00173430">
      <w:pPr>
        <w:spacing w:before="1"/>
        <w:ind w:left="833" w:right="402" w:hanging="361"/>
        <w:rPr>
          <w:b/>
          <w:bCs/>
          <w:sz w:val="24"/>
          <w:szCs w:val="24"/>
        </w:rPr>
      </w:pPr>
    </w:p>
    <w:p w14:paraId="7E6B561E" w14:textId="77777777" w:rsidR="00173430" w:rsidRDefault="00173430">
      <w:pPr>
        <w:spacing w:before="1"/>
        <w:ind w:left="833" w:right="402" w:hanging="361"/>
        <w:rPr>
          <w:b/>
          <w:bCs/>
          <w:sz w:val="24"/>
          <w:szCs w:val="24"/>
        </w:rPr>
      </w:pPr>
    </w:p>
    <w:p w14:paraId="76D3AC9D" w14:textId="77777777" w:rsidR="00173430" w:rsidRDefault="00173430">
      <w:pPr>
        <w:spacing w:before="1"/>
        <w:ind w:left="833" w:right="402" w:hanging="361"/>
        <w:rPr>
          <w:b/>
          <w:bCs/>
          <w:sz w:val="24"/>
          <w:szCs w:val="24"/>
        </w:rPr>
      </w:pPr>
    </w:p>
    <w:p w14:paraId="3191FCA5" w14:textId="77777777" w:rsidR="00173430" w:rsidRDefault="00173430">
      <w:pPr>
        <w:spacing w:before="1"/>
        <w:ind w:left="833" w:right="402" w:hanging="361"/>
        <w:rPr>
          <w:b/>
          <w:bCs/>
          <w:sz w:val="24"/>
          <w:szCs w:val="24"/>
        </w:rPr>
      </w:pPr>
    </w:p>
    <w:p w14:paraId="4896184A" w14:textId="77777777" w:rsidR="00173430" w:rsidRDefault="00173430">
      <w:pPr>
        <w:spacing w:before="1"/>
        <w:ind w:left="833" w:right="402" w:hanging="361"/>
        <w:rPr>
          <w:b/>
          <w:bCs/>
          <w:sz w:val="24"/>
          <w:szCs w:val="24"/>
        </w:rPr>
      </w:pPr>
    </w:p>
    <w:p w14:paraId="412E9A43" w14:textId="77777777" w:rsidR="00173430" w:rsidRDefault="00410809">
      <w:pPr>
        <w:spacing w:before="1"/>
        <w:ind w:left="833" w:right="402" w:hanging="361"/>
        <w:rPr>
          <w:b/>
          <w:bCs/>
          <w:sz w:val="24"/>
          <w:szCs w:val="24"/>
        </w:rPr>
      </w:pPr>
      <w:r>
        <w:rPr>
          <w:b/>
          <w:bCs/>
          <w:sz w:val="24"/>
          <w:szCs w:val="24"/>
        </w:rPr>
        <w:t>6. Apply Support Vector algorithm for classification</w:t>
      </w:r>
    </w:p>
    <w:p w14:paraId="33E0CBD7" w14:textId="77777777" w:rsidR="00173430" w:rsidRDefault="00173430">
      <w:pPr>
        <w:spacing w:before="1"/>
        <w:ind w:left="833" w:right="402" w:hanging="361"/>
        <w:rPr>
          <w:b/>
          <w:bCs/>
          <w:sz w:val="24"/>
          <w:szCs w:val="24"/>
        </w:rPr>
      </w:pPr>
    </w:p>
    <w:p w14:paraId="51F8C63B" w14:textId="77777777" w:rsidR="00173430" w:rsidRDefault="00410809">
      <w:pPr>
        <w:spacing w:before="1"/>
        <w:ind w:left="833" w:right="402" w:hanging="361"/>
        <w:rPr>
          <w:b/>
          <w:bCs/>
          <w:sz w:val="24"/>
          <w:szCs w:val="24"/>
        </w:rPr>
      </w:pPr>
      <w:r>
        <w:rPr>
          <w:b/>
          <w:bCs/>
          <w:sz w:val="24"/>
          <w:szCs w:val="24"/>
        </w:rPr>
        <w:t>Support Vector Machine (SVM) Algorithm</w:t>
      </w:r>
    </w:p>
    <w:p w14:paraId="4FD99814" w14:textId="77777777" w:rsidR="00173430" w:rsidRDefault="00410809">
      <w:pPr>
        <w:spacing w:before="1"/>
        <w:ind w:left="833" w:right="402" w:hanging="361"/>
        <w:rPr>
          <w:sz w:val="24"/>
          <w:szCs w:val="24"/>
        </w:rPr>
      </w:pPr>
      <w:r>
        <w:rPr>
          <w:sz w:val="24"/>
          <w:szCs w:val="24"/>
        </w:rPr>
        <w:t>Problem Statement</w:t>
      </w:r>
    </w:p>
    <w:p w14:paraId="69AC1E84" w14:textId="77777777" w:rsidR="00173430" w:rsidRDefault="00410809">
      <w:pPr>
        <w:spacing w:before="1"/>
        <w:ind w:left="833" w:right="402" w:hanging="361"/>
        <w:rPr>
          <w:sz w:val="24"/>
          <w:szCs w:val="24"/>
        </w:rPr>
      </w:pPr>
      <w:r>
        <w:rPr>
          <w:sz w:val="24"/>
          <w:szCs w:val="24"/>
        </w:rPr>
        <w:t xml:space="preserve">Suppose we want to classify customers as either "High Value" or "Low Value" based on their age, </w:t>
      </w:r>
    </w:p>
    <w:p w14:paraId="0B1B9356" w14:textId="77777777" w:rsidR="00173430" w:rsidRDefault="00173430">
      <w:pPr>
        <w:spacing w:before="1"/>
        <w:ind w:left="833" w:right="402" w:hanging="361"/>
        <w:rPr>
          <w:sz w:val="24"/>
          <w:szCs w:val="24"/>
        </w:rPr>
      </w:pPr>
    </w:p>
    <w:p w14:paraId="3BEFF481" w14:textId="77777777" w:rsidR="00173430" w:rsidRDefault="00410809">
      <w:pPr>
        <w:spacing w:before="1"/>
        <w:ind w:left="833" w:right="402" w:hanging="361"/>
        <w:rPr>
          <w:sz w:val="24"/>
          <w:szCs w:val="24"/>
        </w:rPr>
      </w:pPr>
      <w:r>
        <w:rPr>
          <w:sz w:val="24"/>
          <w:szCs w:val="24"/>
        </w:rPr>
        <w:t>income, and credit score.</w:t>
      </w:r>
    </w:p>
    <w:p w14:paraId="7F83BD6B" w14:textId="77777777" w:rsidR="00173430" w:rsidRDefault="00173430">
      <w:pPr>
        <w:spacing w:before="1"/>
        <w:ind w:left="833" w:right="402" w:hanging="361"/>
        <w:rPr>
          <w:sz w:val="24"/>
          <w:szCs w:val="24"/>
        </w:rPr>
      </w:pPr>
    </w:p>
    <w:p w14:paraId="7C06B9CA" w14:textId="77777777" w:rsidR="00173430" w:rsidRDefault="00410809">
      <w:pPr>
        <w:spacing w:before="1"/>
        <w:ind w:left="833" w:right="402" w:hanging="361"/>
        <w:rPr>
          <w:sz w:val="24"/>
          <w:szCs w:val="24"/>
        </w:rPr>
      </w:pPr>
      <w:r>
        <w:rPr>
          <w:sz w:val="24"/>
          <w:szCs w:val="24"/>
        </w:rPr>
        <w:t>SVM Model</w:t>
      </w:r>
    </w:p>
    <w:p w14:paraId="29126768" w14:textId="77777777" w:rsidR="00173430" w:rsidRDefault="00410809">
      <w:pPr>
        <w:spacing w:before="1"/>
        <w:ind w:left="833" w:right="402" w:hanging="361"/>
        <w:rPr>
          <w:sz w:val="24"/>
          <w:szCs w:val="24"/>
        </w:rPr>
      </w:pPr>
      <w:r>
        <w:rPr>
          <w:sz w:val="24"/>
          <w:szCs w:val="24"/>
        </w:rPr>
        <w:t>Here's a simple SVM model that classifies customers:</w:t>
      </w:r>
    </w:p>
    <w:p w14:paraId="4215BF59" w14:textId="77777777" w:rsidR="00173430" w:rsidRDefault="00173430">
      <w:pPr>
        <w:spacing w:before="1"/>
        <w:ind w:left="833" w:right="402" w:hanging="361"/>
        <w:rPr>
          <w:sz w:val="24"/>
          <w:szCs w:val="24"/>
        </w:rPr>
      </w:pPr>
    </w:p>
    <w:p w14:paraId="575A8682" w14:textId="77777777" w:rsidR="00173430" w:rsidRDefault="00410809">
      <w:pPr>
        <w:spacing w:before="1"/>
        <w:ind w:left="833" w:right="402" w:hanging="361"/>
        <w:rPr>
          <w:sz w:val="24"/>
          <w:szCs w:val="24"/>
        </w:rPr>
      </w:pPr>
      <w:r>
        <w:rPr>
          <w:sz w:val="24"/>
          <w:szCs w:val="24"/>
        </w:rPr>
        <w:t>1. Linear Kernel: Use a linear kernel to map the data into a higher-dimensional space.</w:t>
      </w:r>
    </w:p>
    <w:p w14:paraId="46E70683" w14:textId="77777777" w:rsidR="00173430" w:rsidRDefault="00410809">
      <w:pPr>
        <w:spacing w:before="1"/>
        <w:ind w:left="833" w:right="402" w:hanging="361"/>
        <w:rPr>
          <w:sz w:val="24"/>
          <w:szCs w:val="24"/>
        </w:rPr>
      </w:pPr>
      <w:r>
        <w:rPr>
          <w:sz w:val="24"/>
          <w:szCs w:val="24"/>
        </w:rPr>
        <w:t>2. Soft Margin: Use a soft margin to allow for some misclassifications.</w:t>
      </w:r>
    </w:p>
    <w:p w14:paraId="27F1AEE7" w14:textId="77777777" w:rsidR="00173430" w:rsidRDefault="00410809">
      <w:pPr>
        <w:spacing w:before="1"/>
        <w:ind w:left="833" w:right="402" w:hanging="361"/>
        <w:rPr>
          <w:sz w:val="24"/>
          <w:szCs w:val="24"/>
        </w:rPr>
      </w:pPr>
      <w:r>
        <w:rPr>
          <w:sz w:val="24"/>
          <w:szCs w:val="24"/>
        </w:rPr>
        <w:t>3. Regularization: Use regularization to prevent overfitting.</w:t>
      </w:r>
    </w:p>
    <w:p w14:paraId="7DCF8930" w14:textId="77777777" w:rsidR="00173430" w:rsidRDefault="00173430">
      <w:pPr>
        <w:spacing w:before="1"/>
        <w:ind w:left="833" w:right="402" w:hanging="361"/>
        <w:rPr>
          <w:sz w:val="24"/>
          <w:szCs w:val="24"/>
        </w:rPr>
      </w:pPr>
    </w:p>
    <w:p w14:paraId="1DCEFC43" w14:textId="77777777" w:rsidR="00173430" w:rsidRDefault="00410809">
      <w:pPr>
        <w:spacing w:before="1"/>
        <w:ind w:left="833" w:right="402" w:hanging="361"/>
        <w:rPr>
          <w:sz w:val="24"/>
          <w:szCs w:val="24"/>
        </w:rPr>
      </w:pPr>
      <w:r>
        <w:rPr>
          <w:sz w:val="24"/>
          <w:szCs w:val="24"/>
        </w:rPr>
        <w:t>CODING:</w:t>
      </w:r>
    </w:p>
    <w:p w14:paraId="28B059B4" w14:textId="77777777" w:rsidR="00173430" w:rsidRDefault="00173430">
      <w:pPr>
        <w:spacing w:before="1"/>
        <w:ind w:left="833" w:right="402" w:hanging="361"/>
        <w:rPr>
          <w:sz w:val="24"/>
          <w:szCs w:val="24"/>
        </w:rPr>
      </w:pPr>
    </w:p>
    <w:p w14:paraId="106E0D2F" w14:textId="77777777" w:rsidR="00173430" w:rsidRDefault="00410809">
      <w:pPr>
        <w:spacing w:before="1"/>
        <w:ind w:left="833" w:right="402" w:hanging="361"/>
        <w:rPr>
          <w:b/>
          <w:bCs/>
          <w:sz w:val="24"/>
          <w:szCs w:val="24"/>
        </w:rPr>
      </w:pPr>
      <w:r>
        <w:rPr>
          <w:b/>
          <w:bCs/>
          <w:sz w:val="24"/>
          <w:szCs w:val="24"/>
        </w:rPr>
        <w:t># Assuming you have features (X) and labels (y)</w:t>
      </w:r>
    </w:p>
    <w:p w14:paraId="68FC7FCA" w14:textId="77777777" w:rsidR="00173430" w:rsidRDefault="00410809">
      <w:pPr>
        <w:spacing w:before="1"/>
        <w:ind w:left="833" w:right="402" w:hanging="361"/>
        <w:rPr>
          <w:sz w:val="24"/>
          <w:szCs w:val="24"/>
        </w:rPr>
      </w:pPr>
      <w:r>
        <w:rPr>
          <w:sz w:val="24"/>
          <w:szCs w:val="24"/>
        </w:rPr>
        <w:t xml:space="preserve">from </w:t>
      </w:r>
      <w:proofErr w:type="spellStart"/>
      <w:proofErr w:type="gramStart"/>
      <w:r>
        <w:rPr>
          <w:sz w:val="24"/>
          <w:szCs w:val="24"/>
        </w:rPr>
        <w:t>sklearn.model</w:t>
      </w:r>
      <w:proofErr w:type="gramEnd"/>
      <w:r>
        <w:rPr>
          <w:sz w:val="24"/>
          <w:szCs w:val="24"/>
        </w:rPr>
        <w:t>_selection</w:t>
      </w:r>
      <w:proofErr w:type="spellEnd"/>
      <w:r>
        <w:rPr>
          <w:sz w:val="24"/>
          <w:szCs w:val="24"/>
        </w:rPr>
        <w:t xml:space="preserve"> import </w:t>
      </w:r>
      <w:proofErr w:type="spellStart"/>
      <w:r>
        <w:rPr>
          <w:sz w:val="24"/>
          <w:szCs w:val="24"/>
        </w:rPr>
        <w:t>train_test_split</w:t>
      </w:r>
      <w:proofErr w:type="spellEnd"/>
    </w:p>
    <w:p w14:paraId="39BF5FAB" w14:textId="77777777" w:rsidR="00173430" w:rsidRDefault="00410809">
      <w:pPr>
        <w:spacing w:before="1"/>
        <w:ind w:left="833" w:right="402" w:hanging="361"/>
        <w:rPr>
          <w:sz w:val="24"/>
          <w:szCs w:val="24"/>
        </w:rPr>
      </w:pPr>
      <w:r>
        <w:rPr>
          <w:sz w:val="24"/>
          <w:szCs w:val="24"/>
        </w:rPr>
        <w:t xml:space="preserve">from </w:t>
      </w:r>
      <w:proofErr w:type="spellStart"/>
      <w:r>
        <w:rPr>
          <w:sz w:val="24"/>
          <w:szCs w:val="24"/>
        </w:rPr>
        <w:t>sklearn.svm</w:t>
      </w:r>
      <w:proofErr w:type="spellEnd"/>
      <w:r>
        <w:rPr>
          <w:sz w:val="24"/>
          <w:szCs w:val="24"/>
        </w:rPr>
        <w:t xml:space="preserve"> import SVC</w:t>
      </w:r>
    </w:p>
    <w:p w14:paraId="7DC6038D" w14:textId="77777777" w:rsidR="00173430" w:rsidRDefault="00410809">
      <w:pPr>
        <w:spacing w:before="1"/>
        <w:ind w:left="833" w:right="402" w:hanging="361"/>
        <w:rPr>
          <w:sz w:val="24"/>
          <w:szCs w:val="24"/>
        </w:rPr>
      </w:pPr>
      <w:r>
        <w:rPr>
          <w:sz w:val="24"/>
          <w:szCs w:val="24"/>
        </w:rPr>
        <w:t xml:space="preserve">from </w:t>
      </w:r>
      <w:proofErr w:type="spellStart"/>
      <w:proofErr w:type="gramStart"/>
      <w:r>
        <w:rPr>
          <w:sz w:val="24"/>
          <w:szCs w:val="24"/>
        </w:rPr>
        <w:t>sklearn.metrics</w:t>
      </w:r>
      <w:proofErr w:type="spellEnd"/>
      <w:proofErr w:type="gramEnd"/>
      <w:r>
        <w:rPr>
          <w:sz w:val="24"/>
          <w:szCs w:val="24"/>
        </w:rPr>
        <w:t xml:space="preserve"> import </w:t>
      </w:r>
      <w:proofErr w:type="spellStart"/>
      <w:r>
        <w:rPr>
          <w:sz w:val="24"/>
          <w:szCs w:val="24"/>
        </w:rPr>
        <w:t>accuracy_score</w:t>
      </w:r>
      <w:proofErr w:type="spellEnd"/>
    </w:p>
    <w:p w14:paraId="30832FA9" w14:textId="77777777" w:rsidR="00173430" w:rsidRDefault="00410809">
      <w:pPr>
        <w:spacing w:before="1"/>
        <w:ind w:left="833" w:right="402" w:hanging="361"/>
        <w:rPr>
          <w:sz w:val="24"/>
          <w:szCs w:val="24"/>
        </w:rPr>
      </w:pPr>
      <w:r>
        <w:rPr>
          <w:sz w:val="24"/>
          <w:szCs w:val="24"/>
        </w:rPr>
        <w:t xml:space="preserve">import </w:t>
      </w:r>
      <w:proofErr w:type="spellStart"/>
      <w:r>
        <w:rPr>
          <w:sz w:val="24"/>
          <w:szCs w:val="24"/>
        </w:rPr>
        <w:t>numpy</w:t>
      </w:r>
      <w:proofErr w:type="spellEnd"/>
      <w:r>
        <w:rPr>
          <w:sz w:val="24"/>
          <w:szCs w:val="24"/>
        </w:rPr>
        <w:t xml:space="preserve"> as np # Added import for </w:t>
      </w:r>
      <w:proofErr w:type="spellStart"/>
      <w:r>
        <w:rPr>
          <w:sz w:val="24"/>
          <w:szCs w:val="24"/>
        </w:rPr>
        <w:t>numpy</w:t>
      </w:r>
      <w:proofErr w:type="spellEnd"/>
    </w:p>
    <w:p w14:paraId="33C82E8D" w14:textId="77777777" w:rsidR="00173430" w:rsidRDefault="00173430">
      <w:pPr>
        <w:spacing w:before="1"/>
        <w:ind w:left="833" w:right="402" w:hanging="361"/>
        <w:rPr>
          <w:sz w:val="24"/>
          <w:szCs w:val="24"/>
        </w:rPr>
      </w:pPr>
    </w:p>
    <w:p w14:paraId="21AEADFE" w14:textId="77777777" w:rsidR="00173430" w:rsidRDefault="00410809">
      <w:pPr>
        <w:spacing w:before="1"/>
        <w:ind w:left="833" w:right="402" w:hanging="361"/>
        <w:rPr>
          <w:b/>
          <w:bCs/>
          <w:sz w:val="24"/>
          <w:szCs w:val="24"/>
        </w:rPr>
      </w:pPr>
      <w:r>
        <w:rPr>
          <w:b/>
          <w:bCs/>
          <w:sz w:val="24"/>
          <w:szCs w:val="24"/>
        </w:rPr>
        <w:t># Example data (replace with your actual data)</w:t>
      </w:r>
    </w:p>
    <w:p w14:paraId="4555A9C9" w14:textId="77777777" w:rsidR="00173430" w:rsidRDefault="00410809">
      <w:pPr>
        <w:spacing w:before="1"/>
        <w:ind w:left="833" w:right="402" w:hanging="361"/>
        <w:rPr>
          <w:sz w:val="24"/>
          <w:szCs w:val="24"/>
        </w:rPr>
      </w:pPr>
      <w:r>
        <w:rPr>
          <w:sz w:val="24"/>
          <w:szCs w:val="24"/>
        </w:rPr>
        <w:t xml:space="preserve">X = </w:t>
      </w:r>
      <w:proofErr w:type="spellStart"/>
      <w:proofErr w:type="gramStart"/>
      <w:r>
        <w:rPr>
          <w:sz w:val="24"/>
          <w:szCs w:val="24"/>
        </w:rPr>
        <w:t>np.array</w:t>
      </w:r>
      <w:proofErr w:type="spellEnd"/>
      <w:proofErr w:type="gramEnd"/>
      <w:r>
        <w:rPr>
          <w:sz w:val="24"/>
          <w:szCs w:val="24"/>
        </w:rPr>
        <w:t>([[1, 2], [2, 3], [3, 4], [4, 5]</w:t>
      </w:r>
      <w:proofErr w:type="gramStart"/>
      <w:r>
        <w:rPr>
          <w:sz w:val="24"/>
          <w:szCs w:val="24"/>
        </w:rPr>
        <w:t>])  #</w:t>
      </w:r>
      <w:proofErr w:type="gramEnd"/>
      <w:r>
        <w:rPr>
          <w:sz w:val="24"/>
          <w:szCs w:val="24"/>
        </w:rPr>
        <w:t xml:space="preserve"> Features</w:t>
      </w:r>
    </w:p>
    <w:p w14:paraId="025F6CEC" w14:textId="77777777" w:rsidR="00173430" w:rsidRDefault="00410809">
      <w:pPr>
        <w:spacing w:before="1"/>
        <w:ind w:left="833" w:right="402" w:hanging="361"/>
        <w:rPr>
          <w:sz w:val="24"/>
          <w:szCs w:val="24"/>
        </w:rPr>
      </w:pPr>
      <w:r>
        <w:rPr>
          <w:sz w:val="24"/>
          <w:szCs w:val="24"/>
        </w:rPr>
        <w:t xml:space="preserve">y = </w:t>
      </w:r>
      <w:proofErr w:type="spellStart"/>
      <w:proofErr w:type="gramStart"/>
      <w:r>
        <w:rPr>
          <w:sz w:val="24"/>
          <w:szCs w:val="24"/>
        </w:rPr>
        <w:t>np.array</w:t>
      </w:r>
      <w:proofErr w:type="spellEnd"/>
      <w:proofErr w:type="gramEnd"/>
      <w:r>
        <w:rPr>
          <w:sz w:val="24"/>
          <w:szCs w:val="24"/>
        </w:rPr>
        <w:t>([0, 1, 0, 1</w:t>
      </w:r>
      <w:proofErr w:type="gramStart"/>
      <w:r>
        <w:rPr>
          <w:sz w:val="24"/>
          <w:szCs w:val="24"/>
        </w:rPr>
        <w:t>])  #</w:t>
      </w:r>
      <w:proofErr w:type="gramEnd"/>
      <w:r>
        <w:rPr>
          <w:sz w:val="24"/>
          <w:szCs w:val="24"/>
        </w:rPr>
        <w:t xml:space="preserve"> Labels</w:t>
      </w:r>
    </w:p>
    <w:p w14:paraId="21E2589A" w14:textId="77777777" w:rsidR="00173430" w:rsidRDefault="00173430">
      <w:pPr>
        <w:spacing w:before="1"/>
        <w:ind w:left="833" w:right="402" w:hanging="361"/>
        <w:rPr>
          <w:sz w:val="24"/>
          <w:szCs w:val="24"/>
        </w:rPr>
      </w:pPr>
    </w:p>
    <w:p w14:paraId="036DCEA3" w14:textId="77777777" w:rsidR="00173430" w:rsidRDefault="00410809">
      <w:pPr>
        <w:spacing w:before="1"/>
        <w:ind w:left="833" w:right="402" w:hanging="361"/>
        <w:rPr>
          <w:b/>
          <w:bCs/>
          <w:sz w:val="24"/>
          <w:szCs w:val="24"/>
        </w:rPr>
      </w:pPr>
      <w:r>
        <w:rPr>
          <w:b/>
          <w:bCs/>
          <w:sz w:val="24"/>
          <w:szCs w:val="24"/>
        </w:rPr>
        <w:t># Split data into training and testing sets</w:t>
      </w:r>
    </w:p>
    <w:p w14:paraId="269D00A8" w14:textId="77777777" w:rsidR="00173430" w:rsidRDefault="00410809">
      <w:pPr>
        <w:spacing w:before="1"/>
        <w:ind w:left="833" w:right="402" w:hanging="361"/>
        <w:rPr>
          <w:sz w:val="24"/>
          <w:szCs w:val="24"/>
        </w:rPr>
      </w:pPr>
      <w:proofErr w:type="spellStart"/>
      <w:r>
        <w:rPr>
          <w:sz w:val="24"/>
          <w:szCs w:val="24"/>
        </w:rPr>
        <w:t>X_train</w:t>
      </w:r>
      <w:proofErr w:type="spellEnd"/>
      <w:r>
        <w:rPr>
          <w:sz w:val="24"/>
          <w:szCs w:val="24"/>
        </w:rPr>
        <w:t xml:space="preserve">, </w:t>
      </w:r>
      <w:proofErr w:type="spellStart"/>
      <w:r>
        <w:rPr>
          <w:sz w:val="24"/>
          <w:szCs w:val="24"/>
        </w:rPr>
        <w:t>X_test</w:t>
      </w:r>
      <w:proofErr w:type="spellEnd"/>
      <w:r>
        <w:rPr>
          <w:sz w:val="24"/>
          <w:szCs w:val="24"/>
        </w:rPr>
        <w:t xml:space="preserve">, </w:t>
      </w:r>
      <w:proofErr w:type="spellStart"/>
      <w:r>
        <w:rPr>
          <w:sz w:val="24"/>
          <w:szCs w:val="24"/>
        </w:rPr>
        <w:t>y_train</w:t>
      </w:r>
      <w:proofErr w:type="spellEnd"/>
      <w:r>
        <w:rPr>
          <w:sz w:val="24"/>
          <w:szCs w:val="24"/>
        </w:rPr>
        <w:t xml:space="preserve">, </w:t>
      </w:r>
      <w:proofErr w:type="spellStart"/>
      <w:r>
        <w:rPr>
          <w:sz w:val="24"/>
          <w:szCs w:val="24"/>
        </w:rPr>
        <w:t>y_test</w:t>
      </w:r>
      <w:proofErr w:type="spellEnd"/>
      <w:r>
        <w:rPr>
          <w:sz w:val="24"/>
          <w:szCs w:val="24"/>
        </w:rPr>
        <w:t xml:space="preserve"> = </w:t>
      </w:r>
      <w:proofErr w:type="spellStart"/>
      <w:r>
        <w:rPr>
          <w:sz w:val="24"/>
          <w:szCs w:val="24"/>
        </w:rPr>
        <w:t>train_test_</w:t>
      </w:r>
      <w:proofErr w:type="gramStart"/>
      <w:r>
        <w:rPr>
          <w:sz w:val="24"/>
          <w:szCs w:val="24"/>
        </w:rPr>
        <w:t>split</w:t>
      </w:r>
      <w:proofErr w:type="spellEnd"/>
      <w:r>
        <w:rPr>
          <w:sz w:val="24"/>
          <w:szCs w:val="24"/>
        </w:rPr>
        <w:t>(</w:t>
      </w:r>
      <w:proofErr w:type="gramEnd"/>
      <w:r>
        <w:rPr>
          <w:sz w:val="24"/>
          <w:szCs w:val="24"/>
        </w:rPr>
        <w:t xml:space="preserve">X, y, </w:t>
      </w:r>
      <w:proofErr w:type="spellStart"/>
      <w:r>
        <w:rPr>
          <w:sz w:val="24"/>
          <w:szCs w:val="24"/>
        </w:rPr>
        <w:t>test_size</w:t>
      </w:r>
      <w:proofErr w:type="spellEnd"/>
      <w:r>
        <w:rPr>
          <w:sz w:val="24"/>
          <w:szCs w:val="24"/>
        </w:rPr>
        <w:t xml:space="preserve">=0.2, </w:t>
      </w:r>
      <w:proofErr w:type="spellStart"/>
      <w:r>
        <w:rPr>
          <w:sz w:val="24"/>
          <w:szCs w:val="24"/>
        </w:rPr>
        <w:t>random_state</w:t>
      </w:r>
      <w:proofErr w:type="spellEnd"/>
      <w:r>
        <w:rPr>
          <w:sz w:val="24"/>
          <w:szCs w:val="24"/>
        </w:rPr>
        <w:t>=42)</w:t>
      </w:r>
    </w:p>
    <w:p w14:paraId="702F04C5" w14:textId="77777777" w:rsidR="00173430" w:rsidRDefault="00173430">
      <w:pPr>
        <w:spacing w:before="1"/>
        <w:ind w:left="833" w:right="402" w:hanging="361"/>
        <w:rPr>
          <w:sz w:val="24"/>
          <w:szCs w:val="24"/>
        </w:rPr>
      </w:pPr>
    </w:p>
    <w:p w14:paraId="56D6EE4E" w14:textId="77777777" w:rsidR="00173430" w:rsidRDefault="00410809">
      <w:pPr>
        <w:spacing w:before="1"/>
        <w:ind w:left="833" w:right="402" w:hanging="361"/>
        <w:rPr>
          <w:b/>
          <w:bCs/>
          <w:sz w:val="24"/>
          <w:szCs w:val="24"/>
        </w:rPr>
      </w:pPr>
      <w:r>
        <w:rPr>
          <w:b/>
          <w:bCs/>
          <w:sz w:val="24"/>
          <w:szCs w:val="24"/>
        </w:rPr>
        <w:t># Create and train the Support Vector Classifier</w:t>
      </w:r>
    </w:p>
    <w:p w14:paraId="0E81002E" w14:textId="77777777" w:rsidR="00173430" w:rsidRDefault="00410809">
      <w:pPr>
        <w:spacing w:before="1"/>
        <w:ind w:left="833" w:right="402" w:hanging="361"/>
        <w:rPr>
          <w:sz w:val="24"/>
          <w:szCs w:val="24"/>
        </w:rPr>
      </w:pPr>
      <w:proofErr w:type="spellStart"/>
      <w:r>
        <w:rPr>
          <w:sz w:val="24"/>
          <w:szCs w:val="24"/>
        </w:rPr>
        <w:t>svm_classifier</w:t>
      </w:r>
      <w:proofErr w:type="spellEnd"/>
      <w:r>
        <w:rPr>
          <w:sz w:val="24"/>
          <w:szCs w:val="24"/>
        </w:rPr>
        <w:t xml:space="preserve"> = </w:t>
      </w:r>
      <w:proofErr w:type="gramStart"/>
      <w:r>
        <w:rPr>
          <w:sz w:val="24"/>
          <w:szCs w:val="24"/>
        </w:rPr>
        <w:t>SVC(</w:t>
      </w:r>
      <w:proofErr w:type="gramEnd"/>
      <w:r>
        <w:rPr>
          <w:sz w:val="24"/>
          <w:szCs w:val="24"/>
        </w:rPr>
        <w:t>kernel='linear</w:t>
      </w:r>
      <w:proofErr w:type="gramStart"/>
      <w:r>
        <w:rPr>
          <w:sz w:val="24"/>
          <w:szCs w:val="24"/>
        </w:rPr>
        <w:t>')  #</w:t>
      </w:r>
      <w:proofErr w:type="gramEnd"/>
      <w:r>
        <w:rPr>
          <w:sz w:val="24"/>
          <w:szCs w:val="24"/>
        </w:rPr>
        <w:t xml:space="preserve"> You can choose different kernels (e.g., '</w:t>
      </w:r>
      <w:proofErr w:type="spellStart"/>
      <w:r>
        <w:rPr>
          <w:sz w:val="24"/>
          <w:szCs w:val="24"/>
        </w:rPr>
        <w:t>rbf</w:t>
      </w:r>
      <w:proofErr w:type="spellEnd"/>
      <w:r>
        <w:rPr>
          <w:sz w:val="24"/>
          <w:szCs w:val="24"/>
        </w:rPr>
        <w:t>', 'poly')</w:t>
      </w:r>
    </w:p>
    <w:p w14:paraId="05F09006" w14:textId="77777777" w:rsidR="00173430" w:rsidRDefault="00410809">
      <w:pPr>
        <w:spacing w:before="1"/>
        <w:ind w:left="833" w:right="402" w:hanging="361"/>
        <w:rPr>
          <w:sz w:val="24"/>
          <w:szCs w:val="24"/>
        </w:rPr>
      </w:pPr>
      <w:proofErr w:type="spellStart"/>
      <w:proofErr w:type="gramStart"/>
      <w:r>
        <w:rPr>
          <w:sz w:val="24"/>
          <w:szCs w:val="24"/>
        </w:rPr>
        <w:t>svm_classifier.fit</w:t>
      </w:r>
      <w:proofErr w:type="spellEnd"/>
      <w:r>
        <w:rPr>
          <w:sz w:val="24"/>
          <w:szCs w:val="24"/>
        </w:rPr>
        <w:t>(</w:t>
      </w:r>
      <w:proofErr w:type="spellStart"/>
      <w:proofErr w:type="gramEnd"/>
      <w:r>
        <w:rPr>
          <w:sz w:val="24"/>
          <w:szCs w:val="24"/>
        </w:rPr>
        <w:t>X_train</w:t>
      </w:r>
      <w:proofErr w:type="spellEnd"/>
      <w:r>
        <w:rPr>
          <w:sz w:val="24"/>
          <w:szCs w:val="24"/>
        </w:rPr>
        <w:t xml:space="preserve">, </w:t>
      </w:r>
      <w:proofErr w:type="spellStart"/>
      <w:r>
        <w:rPr>
          <w:sz w:val="24"/>
          <w:szCs w:val="24"/>
        </w:rPr>
        <w:t>y_train</w:t>
      </w:r>
      <w:proofErr w:type="spellEnd"/>
      <w:r>
        <w:rPr>
          <w:sz w:val="24"/>
          <w:szCs w:val="24"/>
        </w:rPr>
        <w:t>)</w:t>
      </w:r>
    </w:p>
    <w:p w14:paraId="78D1E934" w14:textId="77777777" w:rsidR="00173430" w:rsidRDefault="00173430">
      <w:pPr>
        <w:spacing w:before="1"/>
        <w:ind w:left="833" w:right="402" w:hanging="361"/>
        <w:rPr>
          <w:sz w:val="24"/>
          <w:szCs w:val="24"/>
        </w:rPr>
      </w:pPr>
    </w:p>
    <w:p w14:paraId="27EC647B" w14:textId="77777777" w:rsidR="00173430" w:rsidRDefault="00173430">
      <w:pPr>
        <w:spacing w:before="1"/>
        <w:ind w:left="833" w:right="402" w:hanging="361"/>
        <w:rPr>
          <w:sz w:val="24"/>
          <w:szCs w:val="24"/>
        </w:rPr>
      </w:pPr>
    </w:p>
    <w:p w14:paraId="32D78E70" w14:textId="77777777" w:rsidR="00173430" w:rsidRDefault="00173430">
      <w:pPr>
        <w:spacing w:before="1"/>
        <w:ind w:left="833" w:right="402" w:hanging="361"/>
        <w:rPr>
          <w:sz w:val="24"/>
          <w:szCs w:val="24"/>
        </w:rPr>
      </w:pPr>
    </w:p>
    <w:p w14:paraId="12802AAB" w14:textId="77777777" w:rsidR="00173430" w:rsidRDefault="00410809">
      <w:pPr>
        <w:spacing w:before="1"/>
        <w:ind w:left="833" w:right="402" w:hanging="361"/>
        <w:rPr>
          <w:b/>
          <w:bCs/>
          <w:sz w:val="24"/>
          <w:szCs w:val="24"/>
        </w:rPr>
      </w:pPr>
      <w:r>
        <w:rPr>
          <w:b/>
          <w:bCs/>
          <w:sz w:val="24"/>
          <w:szCs w:val="24"/>
        </w:rPr>
        <w:t># Make predictions on the test set</w:t>
      </w:r>
    </w:p>
    <w:p w14:paraId="59F19CA4" w14:textId="77777777" w:rsidR="00173430" w:rsidRDefault="00410809">
      <w:pPr>
        <w:spacing w:before="1"/>
        <w:ind w:left="833" w:right="402" w:hanging="361"/>
        <w:rPr>
          <w:sz w:val="24"/>
          <w:szCs w:val="24"/>
        </w:rPr>
      </w:pPr>
      <w:proofErr w:type="spellStart"/>
      <w:r>
        <w:rPr>
          <w:sz w:val="24"/>
          <w:szCs w:val="24"/>
        </w:rPr>
        <w:t>y_pred</w:t>
      </w:r>
      <w:proofErr w:type="spellEnd"/>
      <w:r>
        <w:rPr>
          <w:sz w:val="24"/>
          <w:szCs w:val="24"/>
        </w:rPr>
        <w:t xml:space="preserve"> = </w:t>
      </w:r>
      <w:proofErr w:type="spellStart"/>
      <w:r>
        <w:rPr>
          <w:sz w:val="24"/>
          <w:szCs w:val="24"/>
        </w:rPr>
        <w:t>svm_</w:t>
      </w:r>
      <w:proofErr w:type="gramStart"/>
      <w:r>
        <w:rPr>
          <w:sz w:val="24"/>
          <w:szCs w:val="24"/>
        </w:rPr>
        <w:t>classifier.predict</w:t>
      </w:r>
      <w:proofErr w:type="spellEnd"/>
      <w:proofErr w:type="gramEnd"/>
      <w:r>
        <w:rPr>
          <w:sz w:val="24"/>
          <w:szCs w:val="24"/>
        </w:rPr>
        <w:t>(</w:t>
      </w:r>
      <w:proofErr w:type="spellStart"/>
      <w:r>
        <w:rPr>
          <w:sz w:val="24"/>
          <w:szCs w:val="24"/>
        </w:rPr>
        <w:t>X_test</w:t>
      </w:r>
      <w:proofErr w:type="spellEnd"/>
      <w:r>
        <w:rPr>
          <w:sz w:val="24"/>
          <w:szCs w:val="24"/>
        </w:rPr>
        <w:t>)</w:t>
      </w:r>
    </w:p>
    <w:p w14:paraId="25131419" w14:textId="77777777" w:rsidR="00173430" w:rsidRDefault="00173430">
      <w:pPr>
        <w:spacing w:before="1"/>
        <w:ind w:left="833" w:right="402" w:hanging="361"/>
        <w:rPr>
          <w:sz w:val="24"/>
          <w:szCs w:val="24"/>
        </w:rPr>
      </w:pPr>
    </w:p>
    <w:p w14:paraId="67F6D8B9" w14:textId="77777777" w:rsidR="00173430" w:rsidRDefault="00410809">
      <w:pPr>
        <w:spacing w:before="1"/>
        <w:ind w:left="833" w:right="402" w:hanging="361"/>
        <w:rPr>
          <w:b/>
          <w:bCs/>
          <w:sz w:val="24"/>
          <w:szCs w:val="24"/>
        </w:rPr>
      </w:pPr>
      <w:r>
        <w:rPr>
          <w:b/>
          <w:bCs/>
          <w:sz w:val="24"/>
          <w:szCs w:val="24"/>
        </w:rPr>
        <w:t># Evaluate the model (example: accuracy)</w:t>
      </w:r>
    </w:p>
    <w:p w14:paraId="03E522A7" w14:textId="77777777" w:rsidR="00173430" w:rsidRDefault="00410809">
      <w:pPr>
        <w:spacing w:before="1"/>
        <w:ind w:left="833" w:right="402" w:hanging="361"/>
        <w:rPr>
          <w:sz w:val="24"/>
          <w:szCs w:val="24"/>
        </w:rPr>
      </w:pPr>
      <w:r>
        <w:rPr>
          <w:sz w:val="24"/>
          <w:szCs w:val="24"/>
        </w:rPr>
        <w:t xml:space="preserve">accuracy = </w:t>
      </w:r>
      <w:proofErr w:type="spellStart"/>
      <w:r>
        <w:rPr>
          <w:sz w:val="24"/>
          <w:szCs w:val="24"/>
        </w:rPr>
        <w:t>accuracy_</w:t>
      </w:r>
      <w:proofErr w:type="gramStart"/>
      <w:r>
        <w:rPr>
          <w:sz w:val="24"/>
          <w:szCs w:val="24"/>
        </w:rPr>
        <w:t>score</w:t>
      </w:r>
      <w:proofErr w:type="spellEnd"/>
      <w:r>
        <w:rPr>
          <w:sz w:val="24"/>
          <w:szCs w:val="24"/>
        </w:rPr>
        <w:t>(</w:t>
      </w:r>
      <w:proofErr w:type="spellStart"/>
      <w:proofErr w:type="gramEnd"/>
      <w:r>
        <w:rPr>
          <w:sz w:val="24"/>
          <w:szCs w:val="24"/>
        </w:rPr>
        <w:t>y_test</w:t>
      </w:r>
      <w:proofErr w:type="spellEnd"/>
      <w:r>
        <w:rPr>
          <w:sz w:val="24"/>
          <w:szCs w:val="24"/>
        </w:rPr>
        <w:t xml:space="preserve">, </w:t>
      </w:r>
      <w:proofErr w:type="spellStart"/>
      <w:r>
        <w:rPr>
          <w:sz w:val="24"/>
          <w:szCs w:val="24"/>
        </w:rPr>
        <w:t>y_pred</w:t>
      </w:r>
      <w:proofErr w:type="spellEnd"/>
      <w:r>
        <w:rPr>
          <w:sz w:val="24"/>
          <w:szCs w:val="24"/>
        </w:rPr>
        <w:t>)</w:t>
      </w:r>
    </w:p>
    <w:p w14:paraId="086F144C" w14:textId="77777777" w:rsidR="00173430" w:rsidRDefault="00410809">
      <w:pPr>
        <w:spacing w:before="1"/>
        <w:ind w:left="833" w:right="402" w:hanging="361"/>
        <w:rPr>
          <w:sz w:val="24"/>
          <w:szCs w:val="24"/>
        </w:rPr>
      </w:pPr>
      <w:proofErr w:type="gramStart"/>
      <w:r>
        <w:rPr>
          <w:sz w:val="24"/>
          <w:szCs w:val="24"/>
        </w:rPr>
        <w:t>print(</w:t>
      </w:r>
      <w:proofErr w:type="spellStart"/>
      <w:proofErr w:type="gramEnd"/>
      <w:r>
        <w:rPr>
          <w:sz w:val="24"/>
          <w:szCs w:val="24"/>
        </w:rPr>
        <w:t>f"Accuracy</w:t>
      </w:r>
      <w:proofErr w:type="spellEnd"/>
      <w:r>
        <w:rPr>
          <w:sz w:val="24"/>
          <w:szCs w:val="24"/>
        </w:rPr>
        <w:t>: {accuracy}")</w:t>
      </w:r>
    </w:p>
    <w:p w14:paraId="286A60DB" w14:textId="77777777" w:rsidR="00173430" w:rsidRDefault="00173430">
      <w:pPr>
        <w:spacing w:before="1"/>
        <w:ind w:left="833" w:right="402" w:hanging="361"/>
        <w:rPr>
          <w:sz w:val="24"/>
          <w:szCs w:val="24"/>
        </w:rPr>
      </w:pPr>
    </w:p>
    <w:p w14:paraId="141282B5" w14:textId="77777777" w:rsidR="00173430" w:rsidRDefault="00410809">
      <w:pPr>
        <w:spacing w:before="1"/>
        <w:ind w:left="833" w:right="402" w:hanging="361"/>
        <w:rPr>
          <w:sz w:val="24"/>
          <w:szCs w:val="24"/>
        </w:rPr>
      </w:pPr>
      <w:r>
        <w:rPr>
          <w:sz w:val="24"/>
          <w:szCs w:val="24"/>
        </w:rPr>
        <w:t>OUTPUT:</w:t>
      </w:r>
    </w:p>
    <w:p w14:paraId="252D28BB" w14:textId="77777777" w:rsidR="00173430" w:rsidRDefault="00410809">
      <w:pPr>
        <w:spacing w:before="1"/>
        <w:ind w:left="833" w:right="402" w:hanging="361"/>
        <w:rPr>
          <w:sz w:val="24"/>
          <w:szCs w:val="24"/>
        </w:rPr>
      </w:pPr>
      <w:r>
        <w:rPr>
          <w:sz w:val="24"/>
          <w:szCs w:val="24"/>
        </w:rPr>
        <w:t>Accuracy: 0.0</w:t>
      </w:r>
    </w:p>
    <w:p w14:paraId="508052A4" w14:textId="77777777" w:rsidR="00173430" w:rsidRDefault="00173430">
      <w:pPr>
        <w:spacing w:before="1"/>
        <w:ind w:left="833" w:right="402" w:hanging="361"/>
        <w:rPr>
          <w:sz w:val="24"/>
          <w:szCs w:val="24"/>
        </w:rPr>
      </w:pPr>
    </w:p>
    <w:p w14:paraId="65EF4D12" w14:textId="77777777" w:rsidR="00173430" w:rsidRDefault="00173430">
      <w:pPr>
        <w:spacing w:before="1"/>
        <w:ind w:left="833" w:right="402" w:hanging="361"/>
        <w:rPr>
          <w:sz w:val="24"/>
          <w:szCs w:val="24"/>
        </w:rPr>
      </w:pPr>
    </w:p>
    <w:p w14:paraId="286C902B" w14:textId="77777777" w:rsidR="00173430" w:rsidRDefault="00173430">
      <w:pPr>
        <w:spacing w:before="1"/>
        <w:ind w:left="833" w:right="402" w:hanging="361"/>
        <w:rPr>
          <w:sz w:val="24"/>
          <w:szCs w:val="24"/>
        </w:rPr>
      </w:pPr>
    </w:p>
    <w:p w14:paraId="67E39949" w14:textId="77777777" w:rsidR="00173430" w:rsidRDefault="00173430">
      <w:pPr>
        <w:spacing w:before="1"/>
        <w:ind w:left="833" w:right="402" w:hanging="361"/>
        <w:rPr>
          <w:sz w:val="24"/>
          <w:szCs w:val="24"/>
        </w:rPr>
      </w:pPr>
    </w:p>
    <w:p w14:paraId="217C734B" w14:textId="77777777" w:rsidR="00173430" w:rsidRDefault="00410809">
      <w:pPr>
        <w:spacing w:before="1"/>
        <w:ind w:left="833" w:right="402" w:hanging="361"/>
        <w:rPr>
          <w:b/>
          <w:bCs/>
          <w:sz w:val="24"/>
          <w:szCs w:val="24"/>
        </w:rPr>
      </w:pPr>
      <w:r>
        <w:rPr>
          <w:b/>
          <w:bCs/>
          <w:sz w:val="24"/>
          <w:szCs w:val="24"/>
        </w:rPr>
        <w:t>CODING</w:t>
      </w:r>
    </w:p>
    <w:p w14:paraId="3E5FBBB2" w14:textId="77777777" w:rsidR="00173430" w:rsidRDefault="00410809">
      <w:pPr>
        <w:spacing w:before="1"/>
        <w:ind w:left="833" w:right="402" w:hanging="361"/>
        <w:rPr>
          <w:sz w:val="24"/>
          <w:szCs w:val="24"/>
        </w:rPr>
      </w:pPr>
      <w:r>
        <w:rPr>
          <w:sz w:val="24"/>
          <w:szCs w:val="24"/>
        </w:rPr>
        <w:t># Load the important packages</w:t>
      </w:r>
    </w:p>
    <w:p w14:paraId="79B05F05" w14:textId="77777777" w:rsidR="00173430" w:rsidRDefault="00410809">
      <w:pPr>
        <w:spacing w:before="1"/>
        <w:ind w:left="833" w:right="402" w:hanging="361"/>
        <w:rPr>
          <w:sz w:val="24"/>
          <w:szCs w:val="24"/>
        </w:rPr>
      </w:pPr>
      <w:r>
        <w:rPr>
          <w:sz w:val="24"/>
          <w:szCs w:val="24"/>
        </w:rPr>
        <w:t xml:space="preserve">from </w:t>
      </w:r>
      <w:proofErr w:type="spellStart"/>
      <w:proofErr w:type="gramStart"/>
      <w:r>
        <w:rPr>
          <w:sz w:val="24"/>
          <w:szCs w:val="24"/>
        </w:rPr>
        <w:t>sklearn.datasets</w:t>
      </w:r>
      <w:proofErr w:type="spellEnd"/>
      <w:proofErr w:type="gramEnd"/>
      <w:r>
        <w:rPr>
          <w:sz w:val="24"/>
          <w:szCs w:val="24"/>
        </w:rPr>
        <w:t xml:space="preserve"> import </w:t>
      </w:r>
      <w:proofErr w:type="spellStart"/>
      <w:r>
        <w:rPr>
          <w:sz w:val="24"/>
          <w:szCs w:val="24"/>
        </w:rPr>
        <w:t>load_breast_cancer</w:t>
      </w:r>
      <w:proofErr w:type="spellEnd"/>
    </w:p>
    <w:p w14:paraId="7E3A4E54" w14:textId="77777777" w:rsidR="00173430" w:rsidRDefault="00410809">
      <w:pPr>
        <w:spacing w:before="1"/>
        <w:ind w:left="833" w:right="402" w:hanging="361"/>
        <w:rPr>
          <w:sz w:val="24"/>
          <w:szCs w:val="24"/>
        </w:rPr>
      </w:pPr>
      <w:r>
        <w:rPr>
          <w:sz w:val="24"/>
          <w:szCs w:val="24"/>
        </w:rPr>
        <w:t xml:space="preserve">import </w:t>
      </w:r>
      <w:proofErr w:type="spellStart"/>
      <w:proofErr w:type="gramStart"/>
      <w:r>
        <w:rPr>
          <w:sz w:val="24"/>
          <w:szCs w:val="24"/>
        </w:rPr>
        <w:t>matplotlib.pyplot</w:t>
      </w:r>
      <w:proofErr w:type="spellEnd"/>
      <w:proofErr w:type="gramEnd"/>
      <w:r>
        <w:rPr>
          <w:sz w:val="24"/>
          <w:szCs w:val="24"/>
        </w:rPr>
        <w:t xml:space="preserve"> as </w:t>
      </w:r>
      <w:proofErr w:type="spellStart"/>
      <w:r>
        <w:rPr>
          <w:sz w:val="24"/>
          <w:szCs w:val="24"/>
        </w:rPr>
        <w:t>plt</w:t>
      </w:r>
      <w:proofErr w:type="spellEnd"/>
    </w:p>
    <w:p w14:paraId="1DDBF51D" w14:textId="77777777" w:rsidR="00173430" w:rsidRDefault="00410809">
      <w:pPr>
        <w:spacing w:before="1"/>
        <w:ind w:left="833" w:right="402" w:hanging="361"/>
        <w:rPr>
          <w:sz w:val="24"/>
          <w:szCs w:val="24"/>
        </w:rPr>
      </w:pPr>
      <w:r>
        <w:rPr>
          <w:sz w:val="24"/>
          <w:szCs w:val="24"/>
        </w:rPr>
        <w:t xml:space="preserve">from </w:t>
      </w:r>
      <w:proofErr w:type="spellStart"/>
      <w:proofErr w:type="gramStart"/>
      <w:r>
        <w:rPr>
          <w:sz w:val="24"/>
          <w:szCs w:val="24"/>
        </w:rPr>
        <w:t>sklearn.inspection</w:t>
      </w:r>
      <w:proofErr w:type="spellEnd"/>
      <w:proofErr w:type="gramEnd"/>
      <w:r>
        <w:rPr>
          <w:sz w:val="24"/>
          <w:szCs w:val="24"/>
        </w:rPr>
        <w:t xml:space="preserve"> import </w:t>
      </w:r>
      <w:proofErr w:type="spellStart"/>
      <w:r>
        <w:rPr>
          <w:sz w:val="24"/>
          <w:szCs w:val="24"/>
        </w:rPr>
        <w:t>DecisionBoundaryDisplay</w:t>
      </w:r>
      <w:proofErr w:type="spellEnd"/>
    </w:p>
    <w:p w14:paraId="1A57121C" w14:textId="77777777" w:rsidR="00173430" w:rsidRDefault="00410809">
      <w:pPr>
        <w:spacing w:before="1"/>
        <w:ind w:left="833" w:right="402" w:hanging="361"/>
        <w:rPr>
          <w:sz w:val="24"/>
          <w:szCs w:val="24"/>
        </w:rPr>
      </w:pPr>
      <w:r>
        <w:rPr>
          <w:sz w:val="24"/>
          <w:szCs w:val="24"/>
        </w:rPr>
        <w:t xml:space="preserve">from </w:t>
      </w:r>
      <w:proofErr w:type="spellStart"/>
      <w:r>
        <w:rPr>
          <w:sz w:val="24"/>
          <w:szCs w:val="24"/>
        </w:rPr>
        <w:t>sklearn.svm</w:t>
      </w:r>
      <w:proofErr w:type="spellEnd"/>
      <w:r>
        <w:rPr>
          <w:sz w:val="24"/>
          <w:szCs w:val="24"/>
        </w:rPr>
        <w:t xml:space="preserve"> import SVC</w:t>
      </w:r>
    </w:p>
    <w:p w14:paraId="195E74F8" w14:textId="77777777" w:rsidR="00173430" w:rsidRDefault="00173430">
      <w:pPr>
        <w:spacing w:before="1"/>
        <w:ind w:left="833" w:right="402" w:hanging="361"/>
        <w:rPr>
          <w:sz w:val="24"/>
          <w:szCs w:val="24"/>
        </w:rPr>
      </w:pPr>
    </w:p>
    <w:p w14:paraId="57BA1BCB" w14:textId="77777777" w:rsidR="00173430" w:rsidRDefault="00410809">
      <w:pPr>
        <w:spacing w:before="1"/>
        <w:ind w:left="833" w:right="402" w:hanging="361"/>
        <w:rPr>
          <w:sz w:val="24"/>
          <w:szCs w:val="24"/>
        </w:rPr>
      </w:pPr>
      <w:r>
        <w:rPr>
          <w:sz w:val="24"/>
          <w:szCs w:val="24"/>
        </w:rPr>
        <w:t># Load the datasets</w:t>
      </w:r>
    </w:p>
    <w:p w14:paraId="19C92273" w14:textId="77777777" w:rsidR="00173430" w:rsidRDefault="00410809">
      <w:pPr>
        <w:spacing w:before="1"/>
        <w:ind w:left="833" w:right="402" w:hanging="361"/>
        <w:rPr>
          <w:sz w:val="24"/>
          <w:szCs w:val="24"/>
        </w:rPr>
      </w:pPr>
      <w:r>
        <w:rPr>
          <w:sz w:val="24"/>
          <w:szCs w:val="24"/>
        </w:rPr>
        <w:t># Load the important packages</w:t>
      </w:r>
    </w:p>
    <w:p w14:paraId="543B583D" w14:textId="77777777" w:rsidR="00173430" w:rsidRDefault="00410809">
      <w:pPr>
        <w:spacing w:before="1"/>
        <w:ind w:left="833" w:right="402" w:hanging="361"/>
        <w:rPr>
          <w:sz w:val="24"/>
          <w:szCs w:val="24"/>
        </w:rPr>
      </w:pPr>
      <w:r>
        <w:rPr>
          <w:sz w:val="24"/>
          <w:szCs w:val="24"/>
        </w:rPr>
        <w:t xml:space="preserve">from </w:t>
      </w:r>
      <w:proofErr w:type="spellStart"/>
      <w:proofErr w:type="gramStart"/>
      <w:r>
        <w:rPr>
          <w:sz w:val="24"/>
          <w:szCs w:val="24"/>
        </w:rPr>
        <w:t>sklearn.datasets</w:t>
      </w:r>
      <w:proofErr w:type="spellEnd"/>
      <w:proofErr w:type="gramEnd"/>
      <w:r>
        <w:rPr>
          <w:sz w:val="24"/>
          <w:szCs w:val="24"/>
        </w:rPr>
        <w:t xml:space="preserve"> import </w:t>
      </w:r>
      <w:proofErr w:type="spellStart"/>
      <w:r>
        <w:rPr>
          <w:sz w:val="24"/>
          <w:szCs w:val="24"/>
        </w:rPr>
        <w:t>load_breast_cancer</w:t>
      </w:r>
      <w:proofErr w:type="spellEnd"/>
    </w:p>
    <w:p w14:paraId="03B4FA6D" w14:textId="77777777" w:rsidR="00173430" w:rsidRDefault="00410809">
      <w:pPr>
        <w:spacing w:before="1"/>
        <w:ind w:left="833" w:right="402" w:hanging="361"/>
        <w:rPr>
          <w:sz w:val="24"/>
          <w:szCs w:val="24"/>
        </w:rPr>
      </w:pPr>
      <w:r>
        <w:rPr>
          <w:sz w:val="24"/>
          <w:szCs w:val="24"/>
        </w:rPr>
        <w:t xml:space="preserve">import </w:t>
      </w:r>
      <w:proofErr w:type="spellStart"/>
      <w:proofErr w:type="gramStart"/>
      <w:r>
        <w:rPr>
          <w:sz w:val="24"/>
          <w:szCs w:val="24"/>
        </w:rPr>
        <w:t>matplotlib.pyplot</w:t>
      </w:r>
      <w:proofErr w:type="spellEnd"/>
      <w:proofErr w:type="gramEnd"/>
      <w:r>
        <w:rPr>
          <w:sz w:val="24"/>
          <w:szCs w:val="24"/>
        </w:rPr>
        <w:t xml:space="preserve"> as </w:t>
      </w:r>
      <w:proofErr w:type="spellStart"/>
      <w:r>
        <w:rPr>
          <w:sz w:val="24"/>
          <w:szCs w:val="24"/>
        </w:rPr>
        <w:t>plt</w:t>
      </w:r>
      <w:proofErr w:type="spellEnd"/>
    </w:p>
    <w:p w14:paraId="50F7C80A" w14:textId="77777777" w:rsidR="00173430" w:rsidRDefault="00410809">
      <w:pPr>
        <w:spacing w:before="1"/>
        <w:ind w:left="833" w:right="402" w:hanging="361"/>
        <w:rPr>
          <w:sz w:val="24"/>
          <w:szCs w:val="24"/>
        </w:rPr>
      </w:pPr>
      <w:r>
        <w:rPr>
          <w:sz w:val="24"/>
          <w:szCs w:val="24"/>
        </w:rPr>
        <w:t xml:space="preserve">from </w:t>
      </w:r>
      <w:proofErr w:type="spellStart"/>
      <w:proofErr w:type="gramStart"/>
      <w:r>
        <w:rPr>
          <w:sz w:val="24"/>
          <w:szCs w:val="24"/>
        </w:rPr>
        <w:t>sklearn.inspection</w:t>
      </w:r>
      <w:proofErr w:type="spellEnd"/>
      <w:proofErr w:type="gramEnd"/>
      <w:r>
        <w:rPr>
          <w:sz w:val="24"/>
          <w:szCs w:val="24"/>
        </w:rPr>
        <w:t xml:space="preserve"> import </w:t>
      </w:r>
      <w:proofErr w:type="spellStart"/>
      <w:r>
        <w:rPr>
          <w:sz w:val="24"/>
          <w:szCs w:val="24"/>
        </w:rPr>
        <w:t>DecisionBoundaryDisplay</w:t>
      </w:r>
      <w:proofErr w:type="spellEnd"/>
    </w:p>
    <w:p w14:paraId="4CC21A6C" w14:textId="77777777" w:rsidR="00173430" w:rsidRDefault="00410809">
      <w:pPr>
        <w:spacing w:before="1"/>
        <w:ind w:left="833" w:right="402" w:hanging="361"/>
        <w:rPr>
          <w:sz w:val="24"/>
          <w:szCs w:val="24"/>
        </w:rPr>
      </w:pPr>
      <w:r>
        <w:rPr>
          <w:sz w:val="24"/>
          <w:szCs w:val="24"/>
        </w:rPr>
        <w:t xml:space="preserve">from </w:t>
      </w:r>
      <w:proofErr w:type="spellStart"/>
      <w:r>
        <w:rPr>
          <w:sz w:val="24"/>
          <w:szCs w:val="24"/>
        </w:rPr>
        <w:t>sklearn.svm</w:t>
      </w:r>
      <w:proofErr w:type="spellEnd"/>
      <w:r>
        <w:rPr>
          <w:sz w:val="24"/>
          <w:szCs w:val="24"/>
        </w:rPr>
        <w:t xml:space="preserve"> import SVC</w:t>
      </w:r>
    </w:p>
    <w:p w14:paraId="4D7C8590" w14:textId="77777777" w:rsidR="00173430" w:rsidRDefault="00173430">
      <w:pPr>
        <w:spacing w:before="1"/>
        <w:ind w:left="833" w:right="402" w:hanging="361"/>
        <w:rPr>
          <w:sz w:val="24"/>
          <w:szCs w:val="24"/>
        </w:rPr>
      </w:pPr>
    </w:p>
    <w:p w14:paraId="3D1CC778" w14:textId="77777777" w:rsidR="00173430" w:rsidRDefault="00410809">
      <w:pPr>
        <w:spacing w:before="1"/>
        <w:ind w:left="833" w:right="402" w:hanging="361"/>
        <w:rPr>
          <w:sz w:val="24"/>
          <w:szCs w:val="24"/>
        </w:rPr>
      </w:pPr>
      <w:r>
        <w:rPr>
          <w:sz w:val="24"/>
          <w:szCs w:val="24"/>
        </w:rPr>
        <w:t># Load the datasets</w:t>
      </w:r>
    </w:p>
    <w:p w14:paraId="141D1E7D" w14:textId="77777777" w:rsidR="00173430" w:rsidRDefault="00410809">
      <w:pPr>
        <w:spacing w:before="1"/>
        <w:ind w:left="833" w:right="402" w:hanging="361"/>
        <w:rPr>
          <w:sz w:val="24"/>
          <w:szCs w:val="24"/>
        </w:rPr>
      </w:pPr>
      <w:r>
        <w:rPr>
          <w:sz w:val="24"/>
          <w:szCs w:val="24"/>
        </w:rPr>
        <w:t xml:space="preserve">cancer = </w:t>
      </w:r>
      <w:proofErr w:type="spellStart"/>
      <w:r>
        <w:rPr>
          <w:sz w:val="24"/>
          <w:szCs w:val="24"/>
        </w:rPr>
        <w:t>load_breast_</w:t>
      </w:r>
      <w:proofErr w:type="gramStart"/>
      <w:r>
        <w:rPr>
          <w:sz w:val="24"/>
          <w:szCs w:val="24"/>
        </w:rPr>
        <w:t>cancer</w:t>
      </w:r>
      <w:proofErr w:type="spellEnd"/>
      <w:r>
        <w:rPr>
          <w:sz w:val="24"/>
          <w:szCs w:val="24"/>
        </w:rPr>
        <w:t>(</w:t>
      </w:r>
      <w:proofErr w:type="gramEnd"/>
      <w:r>
        <w:rPr>
          <w:sz w:val="24"/>
          <w:szCs w:val="24"/>
        </w:rPr>
        <w:t>)</w:t>
      </w:r>
    </w:p>
    <w:p w14:paraId="3C27575C" w14:textId="77777777" w:rsidR="00173430" w:rsidRDefault="00410809">
      <w:pPr>
        <w:spacing w:before="1"/>
        <w:ind w:left="833" w:right="402" w:hanging="361"/>
        <w:rPr>
          <w:sz w:val="24"/>
          <w:szCs w:val="24"/>
        </w:rPr>
      </w:pPr>
      <w:r>
        <w:rPr>
          <w:sz w:val="24"/>
          <w:szCs w:val="24"/>
        </w:rPr>
        <w:t xml:space="preserve">X = </w:t>
      </w:r>
      <w:proofErr w:type="spellStart"/>
      <w:r>
        <w:rPr>
          <w:sz w:val="24"/>
          <w:szCs w:val="24"/>
        </w:rPr>
        <w:t>cancer.data</w:t>
      </w:r>
      <w:proofErr w:type="spellEnd"/>
      <w:proofErr w:type="gramStart"/>
      <w:r>
        <w:rPr>
          <w:sz w:val="24"/>
          <w:szCs w:val="24"/>
        </w:rPr>
        <w:t>[:,</w:t>
      </w:r>
      <w:proofErr w:type="gramEnd"/>
      <w:r>
        <w:rPr>
          <w:sz w:val="24"/>
          <w:szCs w:val="24"/>
        </w:rPr>
        <w:t xml:space="preserve"> :2]</w:t>
      </w:r>
    </w:p>
    <w:p w14:paraId="4C4F35DE" w14:textId="77777777" w:rsidR="00173430" w:rsidRDefault="00410809">
      <w:pPr>
        <w:spacing w:before="1"/>
        <w:ind w:left="833" w:right="402" w:hanging="361"/>
        <w:rPr>
          <w:sz w:val="24"/>
          <w:szCs w:val="24"/>
        </w:rPr>
      </w:pPr>
      <w:r>
        <w:rPr>
          <w:sz w:val="24"/>
          <w:szCs w:val="24"/>
        </w:rPr>
        <w:t xml:space="preserve">y = </w:t>
      </w:r>
      <w:proofErr w:type="spellStart"/>
      <w:proofErr w:type="gramStart"/>
      <w:r>
        <w:rPr>
          <w:sz w:val="24"/>
          <w:szCs w:val="24"/>
        </w:rPr>
        <w:t>cancer.target</w:t>
      </w:r>
      <w:proofErr w:type="spellEnd"/>
      <w:proofErr w:type="gramEnd"/>
    </w:p>
    <w:p w14:paraId="15D27080" w14:textId="77777777" w:rsidR="00173430" w:rsidRDefault="00173430">
      <w:pPr>
        <w:spacing w:before="1"/>
        <w:ind w:left="833" w:right="402" w:hanging="361"/>
        <w:rPr>
          <w:sz w:val="24"/>
          <w:szCs w:val="24"/>
        </w:rPr>
      </w:pPr>
    </w:p>
    <w:p w14:paraId="453292BA" w14:textId="77777777" w:rsidR="00173430" w:rsidRDefault="00410809">
      <w:pPr>
        <w:spacing w:before="1"/>
        <w:ind w:left="833" w:right="402" w:hanging="361"/>
        <w:rPr>
          <w:sz w:val="24"/>
          <w:szCs w:val="24"/>
        </w:rPr>
      </w:pPr>
      <w:r>
        <w:rPr>
          <w:sz w:val="24"/>
          <w:szCs w:val="24"/>
        </w:rPr>
        <w:t>#Build the model</w:t>
      </w:r>
    </w:p>
    <w:p w14:paraId="4033B433" w14:textId="77777777" w:rsidR="00173430" w:rsidRDefault="00410809">
      <w:pPr>
        <w:spacing w:before="1"/>
        <w:ind w:left="833" w:right="402" w:hanging="361"/>
        <w:rPr>
          <w:sz w:val="24"/>
          <w:szCs w:val="24"/>
        </w:rPr>
      </w:pPr>
      <w:proofErr w:type="spellStart"/>
      <w:r>
        <w:rPr>
          <w:sz w:val="24"/>
          <w:szCs w:val="24"/>
        </w:rPr>
        <w:t>svm</w:t>
      </w:r>
      <w:proofErr w:type="spellEnd"/>
      <w:r>
        <w:rPr>
          <w:sz w:val="24"/>
          <w:szCs w:val="24"/>
        </w:rPr>
        <w:t xml:space="preserve"> = </w:t>
      </w:r>
      <w:proofErr w:type="gramStart"/>
      <w:r>
        <w:rPr>
          <w:sz w:val="24"/>
          <w:szCs w:val="24"/>
        </w:rPr>
        <w:t>SVC(</w:t>
      </w:r>
      <w:proofErr w:type="gramEnd"/>
      <w:r>
        <w:rPr>
          <w:sz w:val="24"/>
          <w:szCs w:val="24"/>
        </w:rPr>
        <w:t>kernel="</w:t>
      </w:r>
      <w:proofErr w:type="spellStart"/>
      <w:r>
        <w:rPr>
          <w:sz w:val="24"/>
          <w:szCs w:val="24"/>
        </w:rPr>
        <w:t>rbf</w:t>
      </w:r>
      <w:proofErr w:type="spellEnd"/>
      <w:r>
        <w:rPr>
          <w:sz w:val="24"/>
          <w:szCs w:val="24"/>
        </w:rPr>
        <w:t>", gamma=0.5, C=1.0)</w:t>
      </w:r>
    </w:p>
    <w:p w14:paraId="1A94DF12" w14:textId="77777777" w:rsidR="00173430" w:rsidRDefault="00410809">
      <w:pPr>
        <w:spacing w:before="1"/>
        <w:ind w:left="833" w:right="402" w:hanging="361"/>
        <w:rPr>
          <w:sz w:val="24"/>
          <w:szCs w:val="24"/>
        </w:rPr>
      </w:pPr>
      <w:r>
        <w:rPr>
          <w:sz w:val="24"/>
          <w:szCs w:val="24"/>
        </w:rPr>
        <w:t># Trained the model</w:t>
      </w:r>
    </w:p>
    <w:p w14:paraId="5C3E8782" w14:textId="77777777" w:rsidR="00173430" w:rsidRDefault="00410809">
      <w:pPr>
        <w:spacing w:before="1"/>
        <w:ind w:left="833" w:right="402" w:hanging="361"/>
        <w:rPr>
          <w:sz w:val="24"/>
          <w:szCs w:val="24"/>
        </w:rPr>
      </w:pPr>
      <w:proofErr w:type="spellStart"/>
      <w:proofErr w:type="gramStart"/>
      <w:r>
        <w:rPr>
          <w:sz w:val="24"/>
          <w:szCs w:val="24"/>
        </w:rPr>
        <w:t>svm.fit</w:t>
      </w:r>
      <w:proofErr w:type="spellEnd"/>
      <w:r>
        <w:rPr>
          <w:sz w:val="24"/>
          <w:szCs w:val="24"/>
        </w:rPr>
        <w:t>(</w:t>
      </w:r>
      <w:proofErr w:type="gramEnd"/>
      <w:r>
        <w:rPr>
          <w:sz w:val="24"/>
          <w:szCs w:val="24"/>
        </w:rPr>
        <w:t>X, y)</w:t>
      </w:r>
    </w:p>
    <w:p w14:paraId="65E17B7D" w14:textId="77777777" w:rsidR="00173430" w:rsidRDefault="00173430">
      <w:pPr>
        <w:spacing w:before="1"/>
        <w:ind w:left="833" w:right="402" w:hanging="361"/>
        <w:rPr>
          <w:sz w:val="24"/>
          <w:szCs w:val="24"/>
        </w:rPr>
      </w:pPr>
    </w:p>
    <w:p w14:paraId="164B4E84" w14:textId="77777777" w:rsidR="00173430" w:rsidRDefault="00410809">
      <w:pPr>
        <w:spacing w:before="1"/>
        <w:ind w:left="833" w:right="402" w:hanging="361"/>
        <w:rPr>
          <w:sz w:val="24"/>
          <w:szCs w:val="24"/>
        </w:rPr>
      </w:pPr>
      <w:r>
        <w:rPr>
          <w:sz w:val="24"/>
          <w:szCs w:val="24"/>
        </w:rPr>
        <w:t># Plot Decision Boundary</w:t>
      </w:r>
    </w:p>
    <w:p w14:paraId="620FEB34" w14:textId="77777777" w:rsidR="00173430" w:rsidRDefault="00410809">
      <w:pPr>
        <w:spacing w:before="1"/>
        <w:ind w:left="833" w:right="402" w:hanging="361"/>
        <w:rPr>
          <w:sz w:val="24"/>
          <w:szCs w:val="24"/>
        </w:rPr>
      </w:pPr>
      <w:proofErr w:type="spellStart"/>
      <w:r>
        <w:rPr>
          <w:sz w:val="24"/>
          <w:szCs w:val="24"/>
        </w:rPr>
        <w:t>DecisionBoundaryDisplay.from_</w:t>
      </w:r>
      <w:proofErr w:type="gramStart"/>
      <w:r>
        <w:rPr>
          <w:sz w:val="24"/>
          <w:szCs w:val="24"/>
        </w:rPr>
        <w:t>estimator</w:t>
      </w:r>
      <w:proofErr w:type="spellEnd"/>
      <w:r>
        <w:rPr>
          <w:sz w:val="24"/>
          <w:szCs w:val="24"/>
        </w:rPr>
        <w:t>(</w:t>
      </w:r>
      <w:proofErr w:type="gramEnd"/>
    </w:p>
    <w:p w14:paraId="17BF0E26" w14:textId="77777777" w:rsidR="00173430" w:rsidRDefault="00410809">
      <w:pPr>
        <w:spacing w:before="1"/>
        <w:ind w:left="833" w:right="402" w:hanging="361"/>
        <w:rPr>
          <w:sz w:val="24"/>
          <w:szCs w:val="24"/>
        </w:rPr>
      </w:pPr>
      <w:r>
        <w:rPr>
          <w:sz w:val="24"/>
          <w:szCs w:val="24"/>
        </w:rPr>
        <w:t xml:space="preserve">        </w:t>
      </w:r>
      <w:proofErr w:type="spellStart"/>
      <w:r>
        <w:rPr>
          <w:sz w:val="24"/>
          <w:szCs w:val="24"/>
        </w:rPr>
        <w:t>svm</w:t>
      </w:r>
      <w:proofErr w:type="spellEnd"/>
      <w:r>
        <w:rPr>
          <w:sz w:val="24"/>
          <w:szCs w:val="24"/>
        </w:rPr>
        <w:t>,</w:t>
      </w:r>
    </w:p>
    <w:p w14:paraId="178E7CA2" w14:textId="77777777" w:rsidR="00173430" w:rsidRDefault="00410809">
      <w:pPr>
        <w:spacing w:before="1"/>
        <w:ind w:left="833" w:right="402" w:hanging="361"/>
        <w:rPr>
          <w:sz w:val="24"/>
          <w:szCs w:val="24"/>
        </w:rPr>
      </w:pPr>
      <w:r>
        <w:rPr>
          <w:sz w:val="24"/>
          <w:szCs w:val="24"/>
        </w:rPr>
        <w:t>        X,</w:t>
      </w:r>
    </w:p>
    <w:p w14:paraId="50500880" w14:textId="77777777" w:rsidR="00173430" w:rsidRDefault="00410809">
      <w:pPr>
        <w:spacing w:before="1"/>
        <w:ind w:left="833" w:right="402" w:hanging="361"/>
        <w:rPr>
          <w:sz w:val="24"/>
          <w:szCs w:val="24"/>
        </w:rPr>
      </w:pPr>
      <w:r>
        <w:rPr>
          <w:sz w:val="24"/>
          <w:szCs w:val="24"/>
        </w:rPr>
        <w:t xml:space="preserve">        </w:t>
      </w:r>
      <w:proofErr w:type="spellStart"/>
      <w:r>
        <w:rPr>
          <w:sz w:val="24"/>
          <w:szCs w:val="24"/>
        </w:rPr>
        <w:t>response_method</w:t>
      </w:r>
      <w:proofErr w:type="spellEnd"/>
      <w:r>
        <w:rPr>
          <w:sz w:val="24"/>
          <w:szCs w:val="24"/>
        </w:rPr>
        <w:t>="predict",</w:t>
      </w:r>
    </w:p>
    <w:p w14:paraId="2962F270" w14:textId="77777777" w:rsidR="00173430" w:rsidRDefault="00410809">
      <w:pPr>
        <w:spacing w:before="1"/>
        <w:ind w:left="833" w:right="402" w:hanging="361"/>
        <w:rPr>
          <w:sz w:val="24"/>
          <w:szCs w:val="24"/>
        </w:rPr>
      </w:pPr>
      <w:r>
        <w:rPr>
          <w:sz w:val="24"/>
          <w:szCs w:val="24"/>
        </w:rPr>
        <w:t xml:space="preserve">        </w:t>
      </w:r>
      <w:proofErr w:type="spellStart"/>
      <w:proofErr w:type="gramStart"/>
      <w:r>
        <w:rPr>
          <w:sz w:val="24"/>
          <w:szCs w:val="24"/>
        </w:rPr>
        <w:t>cmap</w:t>
      </w:r>
      <w:proofErr w:type="spellEnd"/>
      <w:r>
        <w:rPr>
          <w:sz w:val="24"/>
          <w:szCs w:val="24"/>
        </w:rPr>
        <w:t>=</w:t>
      </w:r>
      <w:proofErr w:type="spellStart"/>
      <w:r>
        <w:rPr>
          <w:sz w:val="24"/>
          <w:szCs w:val="24"/>
        </w:rPr>
        <w:t>plt.cm.Spectral</w:t>
      </w:r>
      <w:proofErr w:type="spellEnd"/>
      <w:proofErr w:type="gramEnd"/>
      <w:r>
        <w:rPr>
          <w:sz w:val="24"/>
          <w:szCs w:val="24"/>
        </w:rPr>
        <w:t>,</w:t>
      </w:r>
    </w:p>
    <w:p w14:paraId="53FB87A8" w14:textId="77777777" w:rsidR="00173430" w:rsidRDefault="00410809">
      <w:pPr>
        <w:spacing w:before="1"/>
        <w:ind w:left="833" w:right="402" w:hanging="361"/>
        <w:rPr>
          <w:sz w:val="24"/>
          <w:szCs w:val="24"/>
        </w:rPr>
      </w:pPr>
      <w:r>
        <w:rPr>
          <w:sz w:val="24"/>
          <w:szCs w:val="24"/>
        </w:rPr>
        <w:t>        alpha=0.8,</w:t>
      </w:r>
    </w:p>
    <w:p w14:paraId="7390111E" w14:textId="77777777" w:rsidR="00173430" w:rsidRDefault="00410809">
      <w:pPr>
        <w:spacing w:before="1"/>
        <w:ind w:left="833" w:right="402" w:hanging="361"/>
        <w:rPr>
          <w:sz w:val="24"/>
          <w:szCs w:val="24"/>
        </w:rPr>
      </w:pPr>
      <w:r>
        <w:rPr>
          <w:sz w:val="24"/>
          <w:szCs w:val="24"/>
        </w:rPr>
        <w:t xml:space="preserve">        </w:t>
      </w:r>
      <w:proofErr w:type="spellStart"/>
      <w:r>
        <w:rPr>
          <w:sz w:val="24"/>
          <w:szCs w:val="24"/>
        </w:rPr>
        <w:t>xlabel</w:t>
      </w:r>
      <w:proofErr w:type="spellEnd"/>
      <w:r>
        <w:rPr>
          <w:sz w:val="24"/>
          <w:szCs w:val="24"/>
        </w:rPr>
        <w:t>=</w:t>
      </w:r>
      <w:proofErr w:type="spellStart"/>
      <w:proofErr w:type="gramStart"/>
      <w:r>
        <w:rPr>
          <w:sz w:val="24"/>
          <w:szCs w:val="24"/>
        </w:rPr>
        <w:t>cancer.feature</w:t>
      </w:r>
      <w:proofErr w:type="gramEnd"/>
      <w:r>
        <w:rPr>
          <w:sz w:val="24"/>
          <w:szCs w:val="24"/>
        </w:rPr>
        <w:t>_</w:t>
      </w:r>
      <w:proofErr w:type="gramStart"/>
      <w:r>
        <w:rPr>
          <w:sz w:val="24"/>
          <w:szCs w:val="24"/>
        </w:rPr>
        <w:t>names</w:t>
      </w:r>
      <w:proofErr w:type="spellEnd"/>
      <w:r>
        <w:rPr>
          <w:sz w:val="24"/>
          <w:szCs w:val="24"/>
        </w:rPr>
        <w:t>[</w:t>
      </w:r>
      <w:proofErr w:type="gramEnd"/>
      <w:r>
        <w:rPr>
          <w:sz w:val="24"/>
          <w:szCs w:val="24"/>
        </w:rPr>
        <w:t>0],</w:t>
      </w:r>
    </w:p>
    <w:p w14:paraId="78EDAAF9" w14:textId="77777777" w:rsidR="00173430" w:rsidRDefault="00410809">
      <w:pPr>
        <w:spacing w:before="1"/>
        <w:ind w:left="833" w:right="402" w:hanging="361"/>
        <w:rPr>
          <w:sz w:val="24"/>
          <w:szCs w:val="24"/>
        </w:rPr>
      </w:pPr>
      <w:r>
        <w:rPr>
          <w:sz w:val="24"/>
          <w:szCs w:val="24"/>
        </w:rPr>
        <w:t xml:space="preserve">        </w:t>
      </w:r>
      <w:proofErr w:type="spellStart"/>
      <w:r>
        <w:rPr>
          <w:sz w:val="24"/>
          <w:szCs w:val="24"/>
        </w:rPr>
        <w:t>ylabel</w:t>
      </w:r>
      <w:proofErr w:type="spellEnd"/>
      <w:r>
        <w:rPr>
          <w:sz w:val="24"/>
          <w:szCs w:val="24"/>
        </w:rPr>
        <w:t>=</w:t>
      </w:r>
      <w:proofErr w:type="spellStart"/>
      <w:proofErr w:type="gramStart"/>
      <w:r>
        <w:rPr>
          <w:sz w:val="24"/>
          <w:szCs w:val="24"/>
        </w:rPr>
        <w:t>cancer.feature</w:t>
      </w:r>
      <w:proofErr w:type="gramEnd"/>
      <w:r>
        <w:rPr>
          <w:sz w:val="24"/>
          <w:szCs w:val="24"/>
        </w:rPr>
        <w:t>_</w:t>
      </w:r>
      <w:proofErr w:type="gramStart"/>
      <w:r>
        <w:rPr>
          <w:sz w:val="24"/>
          <w:szCs w:val="24"/>
        </w:rPr>
        <w:t>names</w:t>
      </w:r>
      <w:proofErr w:type="spellEnd"/>
      <w:r>
        <w:rPr>
          <w:sz w:val="24"/>
          <w:szCs w:val="24"/>
        </w:rPr>
        <w:t>[</w:t>
      </w:r>
      <w:proofErr w:type="gramEnd"/>
      <w:r>
        <w:rPr>
          <w:sz w:val="24"/>
          <w:szCs w:val="24"/>
        </w:rPr>
        <w:t>1],</w:t>
      </w:r>
    </w:p>
    <w:p w14:paraId="50C5150E" w14:textId="77777777" w:rsidR="00173430" w:rsidRDefault="00410809">
      <w:pPr>
        <w:spacing w:before="1"/>
        <w:ind w:left="833" w:right="402" w:hanging="361"/>
        <w:rPr>
          <w:sz w:val="24"/>
          <w:szCs w:val="24"/>
        </w:rPr>
      </w:pPr>
      <w:r>
        <w:rPr>
          <w:sz w:val="24"/>
          <w:szCs w:val="24"/>
        </w:rPr>
        <w:t>    )</w:t>
      </w:r>
    </w:p>
    <w:p w14:paraId="33C5AB01" w14:textId="77777777" w:rsidR="00173430" w:rsidRDefault="00410809">
      <w:pPr>
        <w:spacing w:before="1"/>
        <w:ind w:left="833" w:right="402" w:hanging="361"/>
        <w:rPr>
          <w:sz w:val="24"/>
          <w:szCs w:val="24"/>
        </w:rPr>
      </w:pPr>
      <w:r>
        <w:rPr>
          <w:sz w:val="24"/>
          <w:szCs w:val="24"/>
        </w:rPr>
        <w:t># Scatter plot</w:t>
      </w:r>
    </w:p>
    <w:p w14:paraId="413E14F0" w14:textId="77777777" w:rsidR="00173430" w:rsidRDefault="00410809">
      <w:pPr>
        <w:spacing w:before="1"/>
        <w:ind w:left="833" w:right="402" w:hanging="361"/>
        <w:rPr>
          <w:sz w:val="24"/>
          <w:szCs w:val="24"/>
        </w:rPr>
      </w:pPr>
      <w:proofErr w:type="spellStart"/>
      <w:proofErr w:type="gramStart"/>
      <w:r>
        <w:rPr>
          <w:sz w:val="24"/>
          <w:szCs w:val="24"/>
        </w:rPr>
        <w:t>plt.scatter</w:t>
      </w:r>
      <w:proofErr w:type="spellEnd"/>
      <w:proofErr w:type="gramEnd"/>
      <w:r>
        <w:rPr>
          <w:sz w:val="24"/>
          <w:szCs w:val="24"/>
        </w:rPr>
        <w:t>(X</w:t>
      </w:r>
      <w:proofErr w:type="gramStart"/>
      <w:r>
        <w:rPr>
          <w:sz w:val="24"/>
          <w:szCs w:val="24"/>
        </w:rPr>
        <w:t>[:,</w:t>
      </w:r>
      <w:proofErr w:type="gramEnd"/>
      <w:r>
        <w:rPr>
          <w:sz w:val="24"/>
          <w:szCs w:val="24"/>
        </w:rPr>
        <w:t xml:space="preserve"> 0], X</w:t>
      </w:r>
      <w:proofErr w:type="gramStart"/>
      <w:r>
        <w:rPr>
          <w:sz w:val="24"/>
          <w:szCs w:val="24"/>
        </w:rPr>
        <w:t>[:,</w:t>
      </w:r>
      <w:proofErr w:type="gramEnd"/>
      <w:r>
        <w:rPr>
          <w:sz w:val="24"/>
          <w:szCs w:val="24"/>
        </w:rPr>
        <w:t xml:space="preserve"> 1], </w:t>
      </w:r>
    </w:p>
    <w:p w14:paraId="05B61149" w14:textId="77777777" w:rsidR="00173430" w:rsidRDefault="00410809">
      <w:pPr>
        <w:spacing w:before="1"/>
        <w:ind w:left="833" w:right="402" w:hanging="361"/>
        <w:rPr>
          <w:sz w:val="24"/>
          <w:szCs w:val="24"/>
        </w:rPr>
      </w:pPr>
      <w:r>
        <w:rPr>
          <w:sz w:val="24"/>
          <w:szCs w:val="24"/>
        </w:rPr>
        <w:t xml:space="preserve">            c=y, </w:t>
      </w:r>
    </w:p>
    <w:p w14:paraId="34C1C5AF" w14:textId="77777777" w:rsidR="00173430" w:rsidRDefault="00410809">
      <w:pPr>
        <w:spacing w:before="1"/>
        <w:ind w:left="833" w:right="402" w:hanging="361"/>
        <w:rPr>
          <w:sz w:val="24"/>
          <w:szCs w:val="24"/>
        </w:rPr>
      </w:pPr>
      <w:r>
        <w:rPr>
          <w:sz w:val="24"/>
          <w:szCs w:val="24"/>
        </w:rPr>
        <w:t xml:space="preserve">            s=20, </w:t>
      </w:r>
      <w:proofErr w:type="spellStart"/>
      <w:r>
        <w:rPr>
          <w:sz w:val="24"/>
          <w:szCs w:val="24"/>
        </w:rPr>
        <w:t>edgecolors</w:t>
      </w:r>
      <w:proofErr w:type="spellEnd"/>
      <w:r>
        <w:rPr>
          <w:sz w:val="24"/>
          <w:szCs w:val="24"/>
        </w:rPr>
        <w:t>="k")</w:t>
      </w:r>
    </w:p>
    <w:p w14:paraId="08C98BD7" w14:textId="77777777" w:rsidR="00173430" w:rsidRDefault="00173430">
      <w:pPr>
        <w:spacing w:before="1"/>
        <w:ind w:left="833" w:right="402" w:hanging="361"/>
        <w:rPr>
          <w:sz w:val="24"/>
          <w:szCs w:val="24"/>
        </w:rPr>
      </w:pPr>
    </w:p>
    <w:p w14:paraId="37067299" w14:textId="77777777" w:rsidR="00173430" w:rsidRDefault="00173430">
      <w:pPr>
        <w:spacing w:before="1"/>
        <w:ind w:left="833" w:right="402" w:hanging="361"/>
        <w:rPr>
          <w:sz w:val="24"/>
          <w:szCs w:val="24"/>
        </w:rPr>
      </w:pPr>
    </w:p>
    <w:p w14:paraId="0D6739F7" w14:textId="77777777" w:rsidR="00173430" w:rsidRDefault="00410809">
      <w:pPr>
        <w:spacing w:before="1"/>
        <w:ind w:left="833" w:right="402" w:hanging="361"/>
        <w:rPr>
          <w:sz w:val="24"/>
          <w:szCs w:val="24"/>
        </w:rPr>
      </w:pPr>
      <w:proofErr w:type="spellStart"/>
      <w:proofErr w:type="gramStart"/>
      <w:r>
        <w:rPr>
          <w:sz w:val="24"/>
          <w:szCs w:val="24"/>
        </w:rPr>
        <w:t>plt.show</w:t>
      </w:r>
      <w:proofErr w:type="spellEnd"/>
      <w:proofErr w:type="gramEnd"/>
      <w:r>
        <w:rPr>
          <w:sz w:val="24"/>
          <w:szCs w:val="24"/>
        </w:rPr>
        <w:t>()</w:t>
      </w:r>
    </w:p>
    <w:p w14:paraId="4C277F2A" w14:textId="77777777" w:rsidR="00173430" w:rsidRDefault="00410809">
      <w:pPr>
        <w:spacing w:before="1"/>
        <w:ind w:left="833" w:right="402" w:hanging="361"/>
        <w:rPr>
          <w:sz w:val="24"/>
          <w:szCs w:val="24"/>
        </w:rPr>
      </w:pPr>
      <w:proofErr w:type="spellStart"/>
      <w:r>
        <w:rPr>
          <w:sz w:val="24"/>
          <w:szCs w:val="24"/>
        </w:rPr>
        <w:t>svm</w:t>
      </w:r>
      <w:proofErr w:type="spellEnd"/>
      <w:r>
        <w:rPr>
          <w:sz w:val="24"/>
          <w:szCs w:val="24"/>
        </w:rPr>
        <w:t xml:space="preserve"> = </w:t>
      </w:r>
      <w:proofErr w:type="gramStart"/>
      <w:r>
        <w:rPr>
          <w:sz w:val="24"/>
          <w:szCs w:val="24"/>
        </w:rPr>
        <w:t>SVC(</w:t>
      </w:r>
      <w:proofErr w:type="gramEnd"/>
      <w:r>
        <w:rPr>
          <w:sz w:val="24"/>
          <w:szCs w:val="24"/>
        </w:rPr>
        <w:t>kernel="</w:t>
      </w:r>
      <w:proofErr w:type="spellStart"/>
      <w:r>
        <w:rPr>
          <w:sz w:val="24"/>
          <w:szCs w:val="24"/>
        </w:rPr>
        <w:t>rbf</w:t>
      </w:r>
      <w:proofErr w:type="spellEnd"/>
      <w:r>
        <w:rPr>
          <w:sz w:val="24"/>
          <w:szCs w:val="24"/>
        </w:rPr>
        <w:t>", gamma=0.5, C=1.0)</w:t>
      </w:r>
    </w:p>
    <w:p w14:paraId="22463E35" w14:textId="77777777" w:rsidR="00173430" w:rsidRDefault="00410809">
      <w:pPr>
        <w:spacing w:before="1"/>
        <w:ind w:left="833" w:right="402" w:hanging="361"/>
        <w:rPr>
          <w:sz w:val="24"/>
          <w:szCs w:val="24"/>
        </w:rPr>
      </w:pPr>
      <w:r>
        <w:rPr>
          <w:sz w:val="24"/>
          <w:szCs w:val="24"/>
        </w:rPr>
        <w:t># Trained the model</w:t>
      </w:r>
    </w:p>
    <w:p w14:paraId="7BCD49D2" w14:textId="77777777" w:rsidR="00173430" w:rsidRDefault="00410809">
      <w:pPr>
        <w:spacing w:before="1"/>
        <w:ind w:left="833" w:right="402" w:hanging="361"/>
        <w:rPr>
          <w:sz w:val="24"/>
          <w:szCs w:val="24"/>
        </w:rPr>
      </w:pPr>
      <w:proofErr w:type="spellStart"/>
      <w:proofErr w:type="gramStart"/>
      <w:r>
        <w:rPr>
          <w:sz w:val="24"/>
          <w:szCs w:val="24"/>
        </w:rPr>
        <w:t>svm.fit</w:t>
      </w:r>
      <w:proofErr w:type="spellEnd"/>
      <w:r>
        <w:rPr>
          <w:sz w:val="24"/>
          <w:szCs w:val="24"/>
        </w:rPr>
        <w:t>(</w:t>
      </w:r>
      <w:proofErr w:type="gramEnd"/>
      <w:r>
        <w:rPr>
          <w:sz w:val="24"/>
          <w:szCs w:val="24"/>
        </w:rPr>
        <w:t>X, y)</w:t>
      </w:r>
    </w:p>
    <w:p w14:paraId="0D9603F0" w14:textId="77777777" w:rsidR="00173430" w:rsidRDefault="00173430">
      <w:pPr>
        <w:spacing w:before="1"/>
        <w:ind w:left="833" w:right="402" w:hanging="361"/>
        <w:rPr>
          <w:sz w:val="24"/>
          <w:szCs w:val="24"/>
        </w:rPr>
      </w:pPr>
    </w:p>
    <w:p w14:paraId="4F21D166" w14:textId="77777777" w:rsidR="00173430" w:rsidRDefault="00173430">
      <w:pPr>
        <w:spacing w:before="1"/>
        <w:ind w:left="833" w:right="402" w:hanging="361"/>
        <w:rPr>
          <w:sz w:val="24"/>
          <w:szCs w:val="24"/>
        </w:rPr>
      </w:pPr>
    </w:p>
    <w:p w14:paraId="5F6B0D45" w14:textId="77777777" w:rsidR="00173430" w:rsidRDefault="00173430">
      <w:pPr>
        <w:spacing w:before="1"/>
        <w:ind w:left="833" w:right="402" w:hanging="361"/>
        <w:rPr>
          <w:sz w:val="24"/>
          <w:szCs w:val="24"/>
        </w:rPr>
      </w:pPr>
    </w:p>
    <w:p w14:paraId="28E8FA64" w14:textId="77777777" w:rsidR="00173430" w:rsidRDefault="00173430">
      <w:pPr>
        <w:spacing w:before="1"/>
        <w:ind w:left="833" w:right="402" w:hanging="361"/>
        <w:rPr>
          <w:sz w:val="24"/>
          <w:szCs w:val="24"/>
        </w:rPr>
      </w:pPr>
    </w:p>
    <w:p w14:paraId="0CDA9E81" w14:textId="77777777" w:rsidR="00173430" w:rsidRDefault="00173430">
      <w:pPr>
        <w:spacing w:before="1"/>
        <w:ind w:left="833" w:right="402" w:hanging="361"/>
        <w:rPr>
          <w:sz w:val="24"/>
          <w:szCs w:val="24"/>
        </w:rPr>
      </w:pPr>
    </w:p>
    <w:p w14:paraId="39FF7BFA" w14:textId="77777777" w:rsidR="00173430" w:rsidRDefault="00410809">
      <w:pPr>
        <w:spacing w:before="1"/>
        <w:ind w:left="833" w:right="402" w:hanging="361"/>
        <w:rPr>
          <w:sz w:val="24"/>
          <w:szCs w:val="24"/>
        </w:rPr>
      </w:pPr>
      <w:r>
        <w:rPr>
          <w:sz w:val="24"/>
          <w:szCs w:val="24"/>
        </w:rPr>
        <w:t># Plot Decision Boundary</w:t>
      </w:r>
    </w:p>
    <w:p w14:paraId="1943F9BE" w14:textId="77777777" w:rsidR="00173430" w:rsidRDefault="00410809">
      <w:pPr>
        <w:spacing w:before="1"/>
        <w:ind w:left="833" w:right="402" w:hanging="361"/>
        <w:rPr>
          <w:sz w:val="24"/>
          <w:szCs w:val="24"/>
        </w:rPr>
      </w:pPr>
      <w:proofErr w:type="spellStart"/>
      <w:r>
        <w:rPr>
          <w:sz w:val="24"/>
          <w:szCs w:val="24"/>
        </w:rPr>
        <w:t>DecisionBoundaryDisplay.from_</w:t>
      </w:r>
      <w:proofErr w:type="gramStart"/>
      <w:r>
        <w:rPr>
          <w:sz w:val="24"/>
          <w:szCs w:val="24"/>
        </w:rPr>
        <w:t>estimator</w:t>
      </w:r>
      <w:proofErr w:type="spellEnd"/>
      <w:r>
        <w:rPr>
          <w:sz w:val="24"/>
          <w:szCs w:val="24"/>
        </w:rPr>
        <w:t>(</w:t>
      </w:r>
      <w:proofErr w:type="gramEnd"/>
    </w:p>
    <w:p w14:paraId="5FD0B248" w14:textId="77777777" w:rsidR="00173430" w:rsidRDefault="00410809">
      <w:pPr>
        <w:spacing w:before="1"/>
        <w:ind w:left="833" w:right="402" w:hanging="361"/>
        <w:rPr>
          <w:sz w:val="24"/>
          <w:szCs w:val="24"/>
        </w:rPr>
      </w:pPr>
      <w:r>
        <w:rPr>
          <w:sz w:val="24"/>
          <w:szCs w:val="24"/>
        </w:rPr>
        <w:t xml:space="preserve">        </w:t>
      </w:r>
      <w:proofErr w:type="spellStart"/>
      <w:r>
        <w:rPr>
          <w:sz w:val="24"/>
          <w:szCs w:val="24"/>
        </w:rPr>
        <w:t>svm</w:t>
      </w:r>
      <w:proofErr w:type="spellEnd"/>
      <w:r>
        <w:rPr>
          <w:sz w:val="24"/>
          <w:szCs w:val="24"/>
        </w:rPr>
        <w:t>,</w:t>
      </w:r>
    </w:p>
    <w:p w14:paraId="64546033" w14:textId="77777777" w:rsidR="00173430" w:rsidRDefault="00410809">
      <w:pPr>
        <w:spacing w:before="1"/>
        <w:ind w:left="833" w:right="402" w:hanging="361"/>
        <w:rPr>
          <w:sz w:val="24"/>
          <w:szCs w:val="24"/>
        </w:rPr>
      </w:pPr>
      <w:r>
        <w:rPr>
          <w:sz w:val="24"/>
          <w:szCs w:val="24"/>
        </w:rPr>
        <w:t>        X,</w:t>
      </w:r>
    </w:p>
    <w:p w14:paraId="13FB81E3" w14:textId="77777777" w:rsidR="00173430" w:rsidRDefault="00410809">
      <w:pPr>
        <w:spacing w:before="1"/>
        <w:ind w:left="833" w:right="402" w:hanging="361"/>
        <w:rPr>
          <w:sz w:val="24"/>
          <w:szCs w:val="24"/>
        </w:rPr>
      </w:pPr>
      <w:r>
        <w:rPr>
          <w:sz w:val="24"/>
          <w:szCs w:val="24"/>
        </w:rPr>
        <w:t xml:space="preserve">        </w:t>
      </w:r>
      <w:proofErr w:type="spellStart"/>
      <w:r>
        <w:rPr>
          <w:sz w:val="24"/>
          <w:szCs w:val="24"/>
        </w:rPr>
        <w:t>response_method</w:t>
      </w:r>
      <w:proofErr w:type="spellEnd"/>
      <w:r>
        <w:rPr>
          <w:sz w:val="24"/>
          <w:szCs w:val="24"/>
        </w:rPr>
        <w:t>="predict",</w:t>
      </w:r>
    </w:p>
    <w:p w14:paraId="32B29085" w14:textId="77777777" w:rsidR="00173430" w:rsidRDefault="00410809">
      <w:pPr>
        <w:spacing w:before="1"/>
        <w:ind w:left="833" w:right="402" w:hanging="361"/>
        <w:rPr>
          <w:sz w:val="24"/>
          <w:szCs w:val="24"/>
        </w:rPr>
      </w:pPr>
      <w:r>
        <w:rPr>
          <w:sz w:val="24"/>
          <w:szCs w:val="24"/>
        </w:rPr>
        <w:t xml:space="preserve">        </w:t>
      </w:r>
      <w:proofErr w:type="spellStart"/>
      <w:proofErr w:type="gramStart"/>
      <w:r>
        <w:rPr>
          <w:sz w:val="24"/>
          <w:szCs w:val="24"/>
        </w:rPr>
        <w:t>cmap</w:t>
      </w:r>
      <w:proofErr w:type="spellEnd"/>
      <w:r>
        <w:rPr>
          <w:sz w:val="24"/>
          <w:szCs w:val="24"/>
        </w:rPr>
        <w:t>=</w:t>
      </w:r>
      <w:proofErr w:type="spellStart"/>
      <w:r>
        <w:rPr>
          <w:sz w:val="24"/>
          <w:szCs w:val="24"/>
        </w:rPr>
        <w:t>plt.cm.Spectral</w:t>
      </w:r>
      <w:proofErr w:type="spellEnd"/>
      <w:proofErr w:type="gramEnd"/>
      <w:r>
        <w:rPr>
          <w:sz w:val="24"/>
          <w:szCs w:val="24"/>
        </w:rPr>
        <w:t>,</w:t>
      </w:r>
    </w:p>
    <w:p w14:paraId="075F1ADB" w14:textId="77777777" w:rsidR="00173430" w:rsidRDefault="00410809">
      <w:pPr>
        <w:spacing w:before="1"/>
        <w:ind w:left="833" w:right="402" w:hanging="361"/>
        <w:rPr>
          <w:sz w:val="24"/>
          <w:szCs w:val="24"/>
        </w:rPr>
      </w:pPr>
      <w:r>
        <w:rPr>
          <w:sz w:val="24"/>
          <w:szCs w:val="24"/>
        </w:rPr>
        <w:t>        alpha=0.8,</w:t>
      </w:r>
    </w:p>
    <w:p w14:paraId="6696038C" w14:textId="77777777" w:rsidR="00173430" w:rsidRDefault="00410809">
      <w:pPr>
        <w:spacing w:before="1"/>
        <w:ind w:left="833" w:right="402" w:hanging="361"/>
        <w:rPr>
          <w:sz w:val="24"/>
          <w:szCs w:val="24"/>
        </w:rPr>
      </w:pPr>
      <w:r>
        <w:rPr>
          <w:sz w:val="24"/>
          <w:szCs w:val="24"/>
        </w:rPr>
        <w:t xml:space="preserve">        </w:t>
      </w:r>
      <w:proofErr w:type="spellStart"/>
      <w:r>
        <w:rPr>
          <w:sz w:val="24"/>
          <w:szCs w:val="24"/>
        </w:rPr>
        <w:t>xlabel</w:t>
      </w:r>
      <w:proofErr w:type="spellEnd"/>
      <w:r>
        <w:rPr>
          <w:sz w:val="24"/>
          <w:szCs w:val="24"/>
        </w:rPr>
        <w:t>=</w:t>
      </w:r>
      <w:proofErr w:type="spellStart"/>
      <w:proofErr w:type="gramStart"/>
      <w:r>
        <w:rPr>
          <w:sz w:val="24"/>
          <w:szCs w:val="24"/>
        </w:rPr>
        <w:t>cancer.feature</w:t>
      </w:r>
      <w:proofErr w:type="gramEnd"/>
      <w:r>
        <w:rPr>
          <w:sz w:val="24"/>
          <w:szCs w:val="24"/>
        </w:rPr>
        <w:t>_</w:t>
      </w:r>
      <w:proofErr w:type="gramStart"/>
      <w:r>
        <w:rPr>
          <w:sz w:val="24"/>
          <w:szCs w:val="24"/>
        </w:rPr>
        <w:t>names</w:t>
      </w:r>
      <w:proofErr w:type="spellEnd"/>
      <w:r>
        <w:rPr>
          <w:sz w:val="24"/>
          <w:szCs w:val="24"/>
        </w:rPr>
        <w:t>[</w:t>
      </w:r>
      <w:proofErr w:type="gramEnd"/>
      <w:r>
        <w:rPr>
          <w:sz w:val="24"/>
          <w:szCs w:val="24"/>
        </w:rPr>
        <w:t>0],</w:t>
      </w:r>
    </w:p>
    <w:p w14:paraId="2412F059" w14:textId="77777777" w:rsidR="00173430" w:rsidRDefault="00410809">
      <w:pPr>
        <w:spacing w:before="1"/>
        <w:ind w:left="833" w:right="402" w:hanging="361"/>
        <w:rPr>
          <w:sz w:val="24"/>
          <w:szCs w:val="24"/>
        </w:rPr>
      </w:pPr>
      <w:r>
        <w:rPr>
          <w:sz w:val="24"/>
          <w:szCs w:val="24"/>
        </w:rPr>
        <w:t xml:space="preserve">        </w:t>
      </w:r>
      <w:proofErr w:type="spellStart"/>
      <w:r>
        <w:rPr>
          <w:sz w:val="24"/>
          <w:szCs w:val="24"/>
        </w:rPr>
        <w:t>ylabel</w:t>
      </w:r>
      <w:proofErr w:type="spellEnd"/>
      <w:r>
        <w:rPr>
          <w:sz w:val="24"/>
          <w:szCs w:val="24"/>
        </w:rPr>
        <w:t>=</w:t>
      </w:r>
      <w:proofErr w:type="spellStart"/>
      <w:proofErr w:type="gramStart"/>
      <w:r>
        <w:rPr>
          <w:sz w:val="24"/>
          <w:szCs w:val="24"/>
        </w:rPr>
        <w:t>cancer.feature</w:t>
      </w:r>
      <w:proofErr w:type="gramEnd"/>
      <w:r>
        <w:rPr>
          <w:sz w:val="24"/>
          <w:szCs w:val="24"/>
        </w:rPr>
        <w:t>_</w:t>
      </w:r>
      <w:proofErr w:type="gramStart"/>
      <w:r>
        <w:rPr>
          <w:sz w:val="24"/>
          <w:szCs w:val="24"/>
        </w:rPr>
        <w:t>names</w:t>
      </w:r>
      <w:proofErr w:type="spellEnd"/>
      <w:r>
        <w:rPr>
          <w:sz w:val="24"/>
          <w:szCs w:val="24"/>
        </w:rPr>
        <w:t>[</w:t>
      </w:r>
      <w:proofErr w:type="gramEnd"/>
      <w:r>
        <w:rPr>
          <w:sz w:val="24"/>
          <w:szCs w:val="24"/>
        </w:rPr>
        <w:t>1],</w:t>
      </w:r>
    </w:p>
    <w:p w14:paraId="059B3BAF" w14:textId="77777777" w:rsidR="00173430" w:rsidRDefault="00410809">
      <w:pPr>
        <w:spacing w:before="1"/>
        <w:ind w:left="833" w:right="402" w:hanging="361"/>
        <w:rPr>
          <w:sz w:val="24"/>
          <w:szCs w:val="24"/>
        </w:rPr>
      </w:pPr>
      <w:r>
        <w:rPr>
          <w:sz w:val="24"/>
          <w:szCs w:val="24"/>
        </w:rPr>
        <w:t>    )</w:t>
      </w:r>
    </w:p>
    <w:p w14:paraId="2F4D68A4" w14:textId="77777777" w:rsidR="00173430" w:rsidRDefault="00173430">
      <w:pPr>
        <w:spacing w:before="1"/>
        <w:ind w:left="833" w:right="402" w:hanging="361"/>
        <w:rPr>
          <w:sz w:val="24"/>
          <w:szCs w:val="24"/>
        </w:rPr>
      </w:pPr>
    </w:p>
    <w:p w14:paraId="47B41AAB" w14:textId="77777777" w:rsidR="00173430" w:rsidRDefault="00410809">
      <w:pPr>
        <w:spacing w:before="1"/>
        <w:ind w:left="833" w:right="402" w:hanging="361"/>
        <w:rPr>
          <w:sz w:val="24"/>
          <w:szCs w:val="24"/>
        </w:rPr>
      </w:pPr>
      <w:r>
        <w:rPr>
          <w:sz w:val="24"/>
          <w:szCs w:val="24"/>
        </w:rPr>
        <w:t># Scatter plot</w:t>
      </w:r>
    </w:p>
    <w:p w14:paraId="636FE9B6" w14:textId="77777777" w:rsidR="00173430" w:rsidRDefault="00410809">
      <w:pPr>
        <w:spacing w:before="1"/>
        <w:ind w:left="833" w:right="402" w:hanging="361"/>
        <w:rPr>
          <w:sz w:val="24"/>
          <w:szCs w:val="24"/>
        </w:rPr>
      </w:pPr>
      <w:proofErr w:type="spellStart"/>
      <w:proofErr w:type="gramStart"/>
      <w:r>
        <w:rPr>
          <w:sz w:val="24"/>
          <w:szCs w:val="24"/>
        </w:rPr>
        <w:t>plt.scatter</w:t>
      </w:r>
      <w:proofErr w:type="spellEnd"/>
      <w:proofErr w:type="gramEnd"/>
      <w:r>
        <w:rPr>
          <w:sz w:val="24"/>
          <w:szCs w:val="24"/>
        </w:rPr>
        <w:t>(X</w:t>
      </w:r>
      <w:proofErr w:type="gramStart"/>
      <w:r>
        <w:rPr>
          <w:sz w:val="24"/>
          <w:szCs w:val="24"/>
        </w:rPr>
        <w:t>[:,</w:t>
      </w:r>
      <w:proofErr w:type="gramEnd"/>
      <w:r>
        <w:rPr>
          <w:sz w:val="24"/>
          <w:szCs w:val="24"/>
        </w:rPr>
        <w:t xml:space="preserve"> 0], X</w:t>
      </w:r>
      <w:proofErr w:type="gramStart"/>
      <w:r>
        <w:rPr>
          <w:sz w:val="24"/>
          <w:szCs w:val="24"/>
        </w:rPr>
        <w:t>[:,</w:t>
      </w:r>
      <w:proofErr w:type="gramEnd"/>
      <w:r>
        <w:rPr>
          <w:sz w:val="24"/>
          <w:szCs w:val="24"/>
        </w:rPr>
        <w:t xml:space="preserve"> 1], </w:t>
      </w:r>
    </w:p>
    <w:p w14:paraId="5765D1EB" w14:textId="77777777" w:rsidR="00173430" w:rsidRDefault="00410809">
      <w:pPr>
        <w:spacing w:before="1"/>
        <w:ind w:left="833" w:right="402" w:hanging="361"/>
        <w:rPr>
          <w:sz w:val="24"/>
          <w:szCs w:val="24"/>
        </w:rPr>
      </w:pPr>
      <w:r>
        <w:rPr>
          <w:sz w:val="24"/>
          <w:szCs w:val="24"/>
        </w:rPr>
        <w:t xml:space="preserve">            c=y, </w:t>
      </w:r>
    </w:p>
    <w:p w14:paraId="7833064D" w14:textId="77777777" w:rsidR="00173430" w:rsidRDefault="00410809">
      <w:pPr>
        <w:spacing w:before="1"/>
        <w:ind w:left="833" w:right="402" w:hanging="361"/>
        <w:rPr>
          <w:sz w:val="24"/>
          <w:szCs w:val="24"/>
        </w:rPr>
      </w:pPr>
      <w:r>
        <w:rPr>
          <w:sz w:val="24"/>
          <w:szCs w:val="24"/>
        </w:rPr>
        <w:t xml:space="preserve">            s=20, </w:t>
      </w:r>
      <w:proofErr w:type="spellStart"/>
      <w:r>
        <w:rPr>
          <w:sz w:val="24"/>
          <w:szCs w:val="24"/>
        </w:rPr>
        <w:t>edgecolors</w:t>
      </w:r>
      <w:proofErr w:type="spellEnd"/>
      <w:r>
        <w:rPr>
          <w:sz w:val="24"/>
          <w:szCs w:val="24"/>
        </w:rPr>
        <w:t>="k")</w:t>
      </w:r>
    </w:p>
    <w:p w14:paraId="5885A152" w14:textId="77777777" w:rsidR="00173430" w:rsidRDefault="00410809">
      <w:pPr>
        <w:spacing w:before="1"/>
        <w:ind w:left="833" w:right="402" w:hanging="361"/>
        <w:rPr>
          <w:sz w:val="24"/>
          <w:szCs w:val="24"/>
        </w:rPr>
      </w:pPr>
      <w:proofErr w:type="spellStart"/>
      <w:proofErr w:type="gramStart"/>
      <w:r>
        <w:rPr>
          <w:sz w:val="24"/>
          <w:szCs w:val="24"/>
        </w:rPr>
        <w:t>plt.show</w:t>
      </w:r>
      <w:proofErr w:type="spellEnd"/>
      <w:proofErr w:type="gramEnd"/>
      <w:r>
        <w:rPr>
          <w:sz w:val="24"/>
          <w:szCs w:val="24"/>
        </w:rPr>
        <w:t>()</w:t>
      </w:r>
    </w:p>
    <w:p w14:paraId="198AAF9E" w14:textId="77777777" w:rsidR="00173430" w:rsidRDefault="00410809">
      <w:pPr>
        <w:spacing w:before="1"/>
        <w:ind w:left="833" w:right="402" w:hanging="361"/>
        <w:rPr>
          <w:b/>
          <w:bCs/>
          <w:sz w:val="24"/>
          <w:szCs w:val="24"/>
        </w:rPr>
      </w:pPr>
      <w:r>
        <w:rPr>
          <w:b/>
          <w:bCs/>
          <w:sz w:val="24"/>
          <w:szCs w:val="24"/>
        </w:rPr>
        <w:t>OUTPUT:</w:t>
      </w:r>
    </w:p>
    <w:p w14:paraId="787FF84B" w14:textId="77777777" w:rsidR="00173430" w:rsidRDefault="00410809">
      <w:pPr>
        <w:spacing w:before="1"/>
        <w:ind w:left="833" w:right="402" w:hanging="361"/>
        <w:rPr>
          <w:b/>
          <w:bCs/>
          <w:sz w:val="24"/>
          <w:szCs w:val="24"/>
        </w:rPr>
      </w:pPr>
      <w:r>
        <w:rPr>
          <w:noProof/>
        </w:rPr>
        <w:drawing>
          <wp:inline distT="0" distB="0" distL="0" distR="0" wp14:anchorId="2DF818AC" wp14:editId="21D74A3D">
            <wp:extent cx="4190618" cy="3245101"/>
            <wp:effectExtent l="0" t="0" r="0" b="0"/>
            <wp:docPr id="15"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9"/>
                    <a:srcRect/>
                    <a:stretch>
                      <a:fillRect/>
                    </a:stretch>
                  </pic:blipFill>
                  <pic:spPr>
                    <a:xfrm>
                      <a:off x="0" y="0"/>
                      <a:ext cx="4190618" cy="3245101"/>
                    </a:xfrm>
                    <a:prstGeom prst="rect">
                      <a:avLst/>
                    </a:prstGeom>
                    <a:ln/>
                  </pic:spPr>
                </pic:pic>
              </a:graphicData>
            </a:graphic>
          </wp:inline>
        </w:drawing>
      </w:r>
    </w:p>
    <w:p w14:paraId="6065426A" w14:textId="77777777" w:rsidR="00173430" w:rsidRDefault="00410809">
      <w:pPr>
        <w:spacing w:before="1"/>
        <w:ind w:left="833" w:right="402" w:hanging="361"/>
        <w:rPr>
          <w:b/>
          <w:bCs/>
          <w:sz w:val="24"/>
          <w:szCs w:val="24"/>
        </w:rPr>
      </w:pPr>
      <w:r>
        <w:rPr>
          <w:noProof/>
        </w:rPr>
        <w:lastRenderedPageBreak/>
        <w:drawing>
          <wp:inline distT="0" distB="0" distL="0" distR="0" wp14:anchorId="5B47D223" wp14:editId="6D556998">
            <wp:extent cx="3562477" cy="2758686"/>
            <wp:effectExtent l="0" t="0" r="0" b="0"/>
            <wp:docPr id="17"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9"/>
                    <a:srcRect/>
                    <a:stretch>
                      <a:fillRect/>
                    </a:stretch>
                  </pic:blipFill>
                  <pic:spPr>
                    <a:xfrm>
                      <a:off x="0" y="0"/>
                      <a:ext cx="3562477" cy="2758686"/>
                    </a:xfrm>
                    <a:prstGeom prst="rect">
                      <a:avLst/>
                    </a:prstGeom>
                    <a:ln/>
                  </pic:spPr>
                </pic:pic>
              </a:graphicData>
            </a:graphic>
          </wp:inline>
        </w:drawing>
      </w:r>
    </w:p>
    <w:p w14:paraId="27B1CF60" w14:textId="77777777" w:rsidR="00173430" w:rsidRDefault="00173430">
      <w:pPr>
        <w:spacing w:before="1"/>
        <w:ind w:left="833" w:right="402" w:hanging="361"/>
        <w:rPr>
          <w:sz w:val="24"/>
          <w:szCs w:val="24"/>
        </w:rPr>
      </w:pPr>
    </w:p>
    <w:p w14:paraId="6B6D5ACF" w14:textId="77777777" w:rsidR="00173430" w:rsidRDefault="00410809">
      <w:pPr>
        <w:widowControl/>
        <w:spacing w:after="160" w:line="278" w:lineRule="auto"/>
        <w:ind w:firstLine="472"/>
        <w:jc w:val="both"/>
        <w:rPr>
          <w:b/>
          <w:bCs/>
          <w:sz w:val="24"/>
          <w:szCs w:val="24"/>
        </w:rPr>
      </w:pPr>
      <w:r>
        <w:rPr>
          <w:b/>
          <w:bCs/>
          <w:sz w:val="24"/>
          <w:szCs w:val="24"/>
        </w:rPr>
        <w:t>7. Demonstrate simple linear regression algorithm for a regression problem.</w:t>
      </w:r>
    </w:p>
    <w:p w14:paraId="5D41953C" w14:textId="77777777" w:rsidR="00173430" w:rsidRDefault="00410809">
      <w:pPr>
        <w:widowControl/>
        <w:spacing w:after="160"/>
        <w:ind w:firstLine="472"/>
        <w:jc w:val="both"/>
        <w:rPr>
          <w:b/>
          <w:bCs/>
          <w:sz w:val="24"/>
          <w:szCs w:val="24"/>
        </w:rPr>
      </w:pPr>
      <w:r>
        <w:rPr>
          <w:b/>
          <w:bCs/>
          <w:sz w:val="24"/>
          <w:szCs w:val="24"/>
        </w:rPr>
        <w:t>Simple Linear Regression Algorithm</w:t>
      </w:r>
    </w:p>
    <w:p w14:paraId="3806F723" w14:textId="77777777" w:rsidR="00173430" w:rsidRDefault="00410809">
      <w:pPr>
        <w:widowControl/>
        <w:spacing w:after="160"/>
        <w:ind w:firstLine="472"/>
        <w:jc w:val="both"/>
        <w:rPr>
          <w:sz w:val="24"/>
          <w:szCs w:val="24"/>
        </w:rPr>
      </w:pPr>
      <w:r>
        <w:rPr>
          <w:sz w:val="24"/>
          <w:szCs w:val="24"/>
        </w:rPr>
        <w:t>Problem Statement</w:t>
      </w:r>
    </w:p>
    <w:p w14:paraId="7E43D978" w14:textId="77777777" w:rsidR="00173430" w:rsidRDefault="00410809">
      <w:pPr>
        <w:widowControl/>
        <w:spacing w:after="160"/>
        <w:ind w:firstLine="472"/>
        <w:jc w:val="both"/>
        <w:rPr>
          <w:sz w:val="24"/>
          <w:szCs w:val="24"/>
        </w:rPr>
      </w:pPr>
      <w:r>
        <w:rPr>
          <w:sz w:val="24"/>
          <w:szCs w:val="24"/>
        </w:rPr>
        <w:t>Suppose we want to predict the salary of an employee based on their years of experience.</w:t>
      </w:r>
    </w:p>
    <w:p w14:paraId="0BFAD60B" w14:textId="77777777" w:rsidR="00173430" w:rsidRDefault="00410809">
      <w:pPr>
        <w:widowControl/>
        <w:spacing w:after="160"/>
        <w:ind w:firstLine="472"/>
        <w:jc w:val="both"/>
        <w:rPr>
          <w:b/>
          <w:bCs/>
          <w:sz w:val="24"/>
          <w:szCs w:val="24"/>
        </w:rPr>
      </w:pPr>
      <w:r>
        <w:rPr>
          <w:b/>
          <w:bCs/>
          <w:sz w:val="24"/>
          <w:szCs w:val="24"/>
        </w:rPr>
        <w:t>Simple Linear Regression Model</w:t>
      </w:r>
    </w:p>
    <w:p w14:paraId="30F22ACE" w14:textId="77777777" w:rsidR="00173430" w:rsidRDefault="00410809">
      <w:pPr>
        <w:widowControl/>
        <w:spacing w:after="160"/>
        <w:ind w:firstLine="472"/>
        <w:jc w:val="both"/>
        <w:rPr>
          <w:sz w:val="24"/>
          <w:szCs w:val="24"/>
        </w:rPr>
      </w:pPr>
      <w:r>
        <w:rPr>
          <w:sz w:val="24"/>
          <w:szCs w:val="24"/>
        </w:rPr>
        <w:t>Here's a simple linear regression model that predicts salary:</w:t>
      </w:r>
    </w:p>
    <w:p w14:paraId="5560ED43" w14:textId="77777777" w:rsidR="00173430" w:rsidRDefault="00410809">
      <w:pPr>
        <w:widowControl/>
        <w:spacing w:after="160"/>
        <w:ind w:firstLine="472"/>
        <w:jc w:val="both"/>
        <w:rPr>
          <w:sz w:val="24"/>
          <w:szCs w:val="24"/>
        </w:rPr>
      </w:pPr>
      <w:r>
        <w:rPr>
          <w:sz w:val="24"/>
          <w:szCs w:val="24"/>
        </w:rPr>
        <w:t>1. Linear Equation: y = β0 + β1x + ε</w:t>
      </w:r>
    </w:p>
    <w:p w14:paraId="027B07AC" w14:textId="77777777" w:rsidR="00173430" w:rsidRDefault="00410809">
      <w:pPr>
        <w:widowControl/>
        <w:spacing w:after="160"/>
        <w:ind w:firstLine="472"/>
        <w:jc w:val="both"/>
        <w:rPr>
          <w:sz w:val="24"/>
          <w:szCs w:val="24"/>
        </w:rPr>
      </w:pPr>
      <w:r>
        <w:rPr>
          <w:sz w:val="24"/>
          <w:szCs w:val="24"/>
        </w:rPr>
        <w:t xml:space="preserve">    - y: salary</w:t>
      </w:r>
    </w:p>
    <w:p w14:paraId="44E20D47" w14:textId="77777777" w:rsidR="00173430" w:rsidRDefault="00410809">
      <w:pPr>
        <w:widowControl/>
        <w:spacing w:after="160"/>
        <w:ind w:firstLine="472"/>
        <w:jc w:val="both"/>
        <w:rPr>
          <w:sz w:val="24"/>
          <w:szCs w:val="24"/>
        </w:rPr>
      </w:pPr>
      <w:r>
        <w:rPr>
          <w:sz w:val="24"/>
          <w:szCs w:val="24"/>
        </w:rPr>
        <w:t xml:space="preserve">    - x: years of experience</w:t>
      </w:r>
    </w:p>
    <w:p w14:paraId="2F2434B0" w14:textId="77777777" w:rsidR="00173430" w:rsidRDefault="00410809">
      <w:pPr>
        <w:widowControl/>
        <w:spacing w:after="160"/>
        <w:ind w:firstLine="472"/>
        <w:jc w:val="both"/>
        <w:rPr>
          <w:sz w:val="24"/>
          <w:szCs w:val="24"/>
        </w:rPr>
      </w:pPr>
      <w:r>
        <w:rPr>
          <w:sz w:val="24"/>
          <w:szCs w:val="24"/>
        </w:rPr>
        <w:t xml:space="preserve">    - β0: intercept</w:t>
      </w:r>
    </w:p>
    <w:p w14:paraId="1B0610E4" w14:textId="77777777" w:rsidR="00173430" w:rsidRDefault="00410809">
      <w:pPr>
        <w:widowControl/>
        <w:spacing w:after="160"/>
        <w:ind w:firstLine="472"/>
        <w:jc w:val="both"/>
        <w:rPr>
          <w:sz w:val="24"/>
          <w:szCs w:val="24"/>
        </w:rPr>
      </w:pPr>
      <w:r>
        <w:rPr>
          <w:sz w:val="24"/>
          <w:szCs w:val="24"/>
        </w:rPr>
        <w:t xml:space="preserve">    - β1: slope</w:t>
      </w:r>
    </w:p>
    <w:p w14:paraId="52C2C335" w14:textId="77777777" w:rsidR="00173430" w:rsidRDefault="00410809">
      <w:pPr>
        <w:widowControl/>
        <w:spacing w:after="160"/>
        <w:ind w:firstLine="472"/>
        <w:jc w:val="both"/>
        <w:rPr>
          <w:sz w:val="24"/>
          <w:szCs w:val="24"/>
        </w:rPr>
      </w:pPr>
      <w:r>
        <w:rPr>
          <w:sz w:val="24"/>
          <w:szCs w:val="24"/>
        </w:rPr>
        <w:t xml:space="preserve">    - ε: error term</w:t>
      </w:r>
    </w:p>
    <w:p w14:paraId="14C7B3EE" w14:textId="77777777" w:rsidR="00173430" w:rsidRDefault="00410809">
      <w:pPr>
        <w:widowControl/>
        <w:spacing w:after="160"/>
        <w:ind w:firstLine="472"/>
        <w:jc w:val="both"/>
        <w:rPr>
          <w:sz w:val="24"/>
          <w:szCs w:val="24"/>
        </w:rPr>
      </w:pPr>
      <w:r>
        <w:rPr>
          <w:sz w:val="24"/>
          <w:szCs w:val="24"/>
        </w:rPr>
        <w:t>2. Ordinary Least Squares (OLS): Use OLS to estimate the parameters β0 and β1.</w:t>
      </w:r>
    </w:p>
    <w:p w14:paraId="4C4E659C" w14:textId="77777777" w:rsidR="00173430" w:rsidRDefault="00410809">
      <w:pPr>
        <w:widowControl/>
        <w:spacing w:after="160"/>
        <w:ind w:firstLine="472"/>
        <w:jc w:val="both"/>
        <w:rPr>
          <w:b/>
          <w:bCs/>
          <w:sz w:val="24"/>
          <w:szCs w:val="24"/>
        </w:rPr>
      </w:pPr>
      <w:r>
        <w:rPr>
          <w:b/>
          <w:bCs/>
          <w:sz w:val="24"/>
          <w:szCs w:val="24"/>
        </w:rPr>
        <w:t>CODING:</w:t>
      </w:r>
    </w:p>
    <w:p w14:paraId="769CFBB1" w14:textId="77777777" w:rsidR="00173430" w:rsidRDefault="00410809">
      <w:pPr>
        <w:widowControl/>
        <w:ind w:firstLine="472"/>
        <w:jc w:val="both"/>
        <w:rPr>
          <w:sz w:val="24"/>
          <w:szCs w:val="24"/>
        </w:rPr>
      </w:pPr>
      <w:r>
        <w:rPr>
          <w:sz w:val="24"/>
          <w:szCs w:val="24"/>
        </w:rPr>
        <w:t xml:space="preserve">import </w:t>
      </w:r>
      <w:proofErr w:type="spellStart"/>
      <w:r>
        <w:rPr>
          <w:sz w:val="24"/>
          <w:szCs w:val="24"/>
        </w:rPr>
        <w:t>numpy</w:t>
      </w:r>
      <w:proofErr w:type="spellEnd"/>
      <w:r>
        <w:rPr>
          <w:sz w:val="24"/>
          <w:szCs w:val="24"/>
        </w:rPr>
        <w:t xml:space="preserve"> as np</w:t>
      </w:r>
    </w:p>
    <w:p w14:paraId="7F70B653" w14:textId="77777777" w:rsidR="00173430" w:rsidRDefault="00173430">
      <w:pPr>
        <w:widowControl/>
        <w:ind w:firstLine="472"/>
        <w:jc w:val="both"/>
        <w:rPr>
          <w:sz w:val="24"/>
          <w:szCs w:val="24"/>
        </w:rPr>
      </w:pPr>
    </w:p>
    <w:p w14:paraId="220F8644" w14:textId="77777777" w:rsidR="00173430" w:rsidRDefault="00410809">
      <w:pPr>
        <w:widowControl/>
        <w:ind w:firstLine="472"/>
        <w:jc w:val="both"/>
        <w:rPr>
          <w:sz w:val="24"/>
          <w:szCs w:val="24"/>
        </w:rPr>
      </w:pPr>
      <w:r>
        <w:rPr>
          <w:sz w:val="24"/>
          <w:szCs w:val="24"/>
        </w:rPr>
        <w:t># Sample data</w:t>
      </w:r>
    </w:p>
    <w:p w14:paraId="489E98C6" w14:textId="77777777" w:rsidR="00173430" w:rsidRDefault="00410809">
      <w:pPr>
        <w:widowControl/>
        <w:ind w:firstLine="472"/>
        <w:jc w:val="both"/>
        <w:rPr>
          <w:sz w:val="24"/>
          <w:szCs w:val="24"/>
        </w:rPr>
      </w:pPr>
      <w:r>
        <w:rPr>
          <w:sz w:val="24"/>
          <w:szCs w:val="24"/>
        </w:rPr>
        <w:t xml:space="preserve">X = </w:t>
      </w:r>
      <w:proofErr w:type="spellStart"/>
      <w:proofErr w:type="gramStart"/>
      <w:r>
        <w:rPr>
          <w:sz w:val="24"/>
          <w:szCs w:val="24"/>
        </w:rPr>
        <w:t>np.array</w:t>
      </w:r>
      <w:proofErr w:type="spellEnd"/>
      <w:proofErr w:type="gramEnd"/>
      <w:r>
        <w:rPr>
          <w:sz w:val="24"/>
          <w:szCs w:val="24"/>
        </w:rPr>
        <w:t>([1, 2, 3, 4, 5</w:t>
      </w:r>
      <w:proofErr w:type="gramStart"/>
      <w:r>
        <w:rPr>
          <w:sz w:val="24"/>
          <w:szCs w:val="24"/>
        </w:rPr>
        <w:t>])  #</w:t>
      </w:r>
      <w:proofErr w:type="gramEnd"/>
      <w:r>
        <w:rPr>
          <w:sz w:val="24"/>
          <w:szCs w:val="24"/>
        </w:rPr>
        <w:t xml:space="preserve"> Features</w:t>
      </w:r>
    </w:p>
    <w:p w14:paraId="0757B502" w14:textId="77777777" w:rsidR="00173430" w:rsidRDefault="00410809">
      <w:pPr>
        <w:widowControl/>
        <w:ind w:firstLine="472"/>
        <w:jc w:val="both"/>
        <w:rPr>
          <w:sz w:val="24"/>
          <w:szCs w:val="24"/>
        </w:rPr>
      </w:pPr>
      <w:r>
        <w:rPr>
          <w:sz w:val="24"/>
          <w:szCs w:val="24"/>
        </w:rPr>
        <w:t xml:space="preserve">y = </w:t>
      </w:r>
      <w:proofErr w:type="spellStart"/>
      <w:proofErr w:type="gramStart"/>
      <w:r>
        <w:rPr>
          <w:sz w:val="24"/>
          <w:szCs w:val="24"/>
        </w:rPr>
        <w:t>np.array</w:t>
      </w:r>
      <w:proofErr w:type="spellEnd"/>
      <w:proofErr w:type="gramEnd"/>
      <w:r>
        <w:rPr>
          <w:sz w:val="24"/>
          <w:szCs w:val="24"/>
        </w:rPr>
        <w:t>([2, 4, 5, 4, 5</w:t>
      </w:r>
      <w:proofErr w:type="gramStart"/>
      <w:r>
        <w:rPr>
          <w:sz w:val="24"/>
          <w:szCs w:val="24"/>
        </w:rPr>
        <w:t>])  #</w:t>
      </w:r>
      <w:proofErr w:type="gramEnd"/>
      <w:r>
        <w:rPr>
          <w:sz w:val="24"/>
          <w:szCs w:val="24"/>
        </w:rPr>
        <w:t xml:space="preserve"> Target variable</w:t>
      </w:r>
    </w:p>
    <w:p w14:paraId="4AC7AF5E" w14:textId="77777777" w:rsidR="00173430" w:rsidRDefault="00173430">
      <w:pPr>
        <w:widowControl/>
        <w:ind w:firstLine="472"/>
        <w:jc w:val="both"/>
        <w:rPr>
          <w:sz w:val="24"/>
          <w:szCs w:val="24"/>
        </w:rPr>
      </w:pPr>
    </w:p>
    <w:p w14:paraId="699F9857" w14:textId="77777777" w:rsidR="00173430" w:rsidRDefault="00410809">
      <w:pPr>
        <w:widowControl/>
        <w:ind w:firstLine="472"/>
        <w:jc w:val="both"/>
        <w:rPr>
          <w:sz w:val="24"/>
          <w:szCs w:val="24"/>
        </w:rPr>
      </w:pPr>
      <w:r>
        <w:rPr>
          <w:sz w:val="24"/>
          <w:szCs w:val="24"/>
        </w:rPr>
        <w:t># Calculate the mean of X and y</w:t>
      </w:r>
    </w:p>
    <w:p w14:paraId="2AA430BA" w14:textId="77777777" w:rsidR="00173430" w:rsidRDefault="00410809">
      <w:pPr>
        <w:widowControl/>
        <w:ind w:firstLine="472"/>
        <w:jc w:val="both"/>
        <w:rPr>
          <w:sz w:val="24"/>
          <w:szCs w:val="24"/>
        </w:rPr>
      </w:pPr>
      <w:proofErr w:type="spellStart"/>
      <w:r>
        <w:rPr>
          <w:sz w:val="24"/>
          <w:szCs w:val="24"/>
        </w:rPr>
        <w:t>x_mean</w:t>
      </w:r>
      <w:proofErr w:type="spellEnd"/>
      <w:r>
        <w:rPr>
          <w:sz w:val="24"/>
          <w:szCs w:val="24"/>
        </w:rPr>
        <w:t xml:space="preserve"> = </w:t>
      </w:r>
      <w:proofErr w:type="spellStart"/>
      <w:proofErr w:type="gramStart"/>
      <w:r>
        <w:rPr>
          <w:sz w:val="24"/>
          <w:szCs w:val="24"/>
        </w:rPr>
        <w:t>np.mean</w:t>
      </w:r>
      <w:proofErr w:type="spellEnd"/>
      <w:proofErr w:type="gramEnd"/>
      <w:r>
        <w:rPr>
          <w:sz w:val="24"/>
          <w:szCs w:val="24"/>
        </w:rPr>
        <w:t>(X)</w:t>
      </w:r>
    </w:p>
    <w:p w14:paraId="77EE115B" w14:textId="77777777" w:rsidR="00173430" w:rsidRDefault="00410809">
      <w:pPr>
        <w:widowControl/>
        <w:ind w:firstLine="472"/>
        <w:jc w:val="both"/>
        <w:rPr>
          <w:sz w:val="24"/>
          <w:szCs w:val="24"/>
        </w:rPr>
      </w:pPr>
      <w:proofErr w:type="spellStart"/>
      <w:r>
        <w:rPr>
          <w:sz w:val="24"/>
          <w:szCs w:val="24"/>
        </w:rPr>
        <w:t>y_mean</w:t>
      </w:r>
      <w:proofErr w:type="spellEnd"/>
      <w:r>
        <w:rPr>
          <w:sz w:val="24"/>
          <w:szCs w:val="24"/>
        </w:rPr>
        <w:t xml:space="preserve"> = </w:t>
      </w:r>
      <w:proofErr w:type="spellStart"/>
      <w:proofErr w:type="gramStart"/>
      <w:r>
        <w:rPr>
          <w:sz w:val="24"/>
          <w:szCs w:val="24"/>
        </w:rPr>
        <w:t>np.mean</w:t>
      </w:r>
      <w:proofErr w:type="spellEnd"/>
      <w:proofErr w:type="gramEnd"/>
      <w:r>
        <w:rPr>
          <w:sz w:val="24"/>
          <w:szCs w:val="24"/>
        </w:rPr>
        <w:t>(y)</w:t>
      </w:r>
    </w:p>
    <w:p w14:paraId="031CBC56" w14:textId="77777777" w:rsidR="00173430" w:rsidRDefault="00173430">
      <w:pPr>
        <w:widowControl/>
        <w:ind w:firstLine="472"/>
        <w:jc w:val="both"/>
        <w:rPr>
          <w:sz w:val="24"/>
          <w:szCs w:val="24"/>
        </w:rPr>
      </w:pPr>
    </w:p>
    <w:p w14:paraId="0071CE7E" w14:textId="77777777" w:rsidR="00173430" w:rsidRDefault="00410809">
      <w:pPr>
        <w:widowControl/>
        <w:ind w:firstLine="472"/>
        <w:jc w:val="both"/>
        <w:rPr>
          <w:sz w:val="24"/>
          <w:szCs w:val="24"/>
        </w:rPr>
      </w:pPr>
      <w:r>
        <w:rPr>
          <w:sz w:val="24"/>
          <w:szCs w:val="24"/>
        </w:rPr>
        <w:t># Calculate the slope (m) and y-intercept (b)</w:t>
      </w:r>
    </w:p>
    <w:p w14:paraId="290B6170" w14:textId="77777777" w:rsidR="00173430" w:rsidRDefault="00410809">
      <w:pPr>
        <w:widowControl/>
        <w:ind w:firstLine="472"/>
        <w:jc w:val="both"/>
        <w:rPr>
          <w:sz w:val="24"/>
          <w:szCs w:val="24"/>
        </w:rPr>
      </w:pPr>
      <w:r>
        <w:rPr>
          <w:sz w:val="24"/>
          <w:szCs w:val="24"/>
        </w:rPr>
        <w:t xml:space="preserve">numerator = </w:t>
      </w:r>
      <w:proofErr w:type="spellStart"/>
      <w:proofErr w:type="gramStart"/>
      <w:r>
        <w:rPr>
          <w:sz w:val="24"/>
          <w:szCs w:val="24"/>
        </w:rPr>
        <w:t>np.sum</w:t>
      </w:r>
      <w:proofErr w:type="spellEnd"/>
      <w:r>
        <w:rPr>
          <w:sz w:val="24"/>
          <w:szCs w:val="24"/>
        </w:rPr>
        <w:t>(</w:t>
      </w:r>
      <w:proofErr w:type="gramEnd"/>
      <w:r>
        <w:rPr>
          <w:sz w:val="24"/>
          <w:szCs w:val="24"/>
        </w:rPr>
        <w:t xml:space="preserve">(X - </w:t>
      </w:r>
      <w:proofErr w:type="spellStart"/>
      <w:r>
        <w:rPr>
          <w:sz w:val="24"/>
          <w:szCs w:val="24"/>
        </w:rPr>
        <w:t>x_mean</w:t>
      </w:r>
      <w:proofErr w:type="spellEnd"/>
      <w:r>
        <w:rPr>
          <w:sz w:val="24"/>
          <w:szCs w:val="24"/>
        </w:rPr>
        <w:t xml:space="preserve">) * (y - </w:t>
      </w:r>
      <w:proofErr w:type="spellStart"/>
      <w:r>
        <w:rPr>
          <w:sz w:val="24"/>
          <w:szCs w:val="24"/>
        </w:rPr>
        <w:t>y_mean</w:t>
      </w:r>
      <w:proofErr w:type="spellEnd"/>
      <w:r>
        <w:rPr>
          <w:sz w:val="24"/>
          <w:szCs w:val="24"/>
        </w:rPr>
        <w:t>))</w:t>
      </w:r>
    </w:p>
    <w:p w14:paraId="34A5CFDD" w14:textId="77777777" w:rsidR="00173430" w:rsidRDefault="00410809">
      <w:pPr>
        <w:widowControl/>
        <w:ind w:firstLine="472"/>
        <w:jc w:val="both"/>
        <w:rPr>
          <w:sz w:val="24"/>
          <w:szCs w:val="24"/>
        </w:rPr>
      </w:pPr>
      <w:r>
        <w:rPr>
          <w:sz w:val="24"/>
          <w:szCs w:val="24"/>
        </w:rPr>
        <w:t xml:space="preserve">denominator = </w:t>
      </w:r>
      <w:proofErr w:type="spellStart"/>
      <w:proofErr w:type="gramStart"/>
      <w:r>
        <w:rPr>
          <w:sz w:val="24"/>
          <w:szCs w:val="24"/>
        </w:rPr>
        <w:t>np.sum</w:t>
      </w:r>
      <w:proofErr w:type="spellEnd"/>
      <w:r>
        <w:rPr>
          <w:sz w:val="24"/>
          <w:szCs w:val="24"/>
        </w:rPr>
        <w:t>(</w:t>
      </w:r>
      <w:proofErr w:type="gramEnd"/>
      <w:r>
        <w:rPr>
          <w:sz w:val="24"/>
          <w:szCs w:val="24"/>
        </w:rPr>
        <w:t xml:space="preserve">(X - </w:t>
      </w:r>
      <w:proofErr w:type="spellStart"/>
      <w:r>
        <w:rPr>
          <w:sz w:val="24"/>
          <w:szCs w:val="24"/>
        </w:rPr>
        <w:t>x_mean</w:t>
      </w:r>
      <w:proofErr w:type="spellEnd"/>
      <w:r>
        <w:rPr>
          <w:sz w:val="24"/>
          <w:szCs w:val="24"/>
        </w:rPr>
        <w:t>) ** 2)</w:t>
      </w:r>
    </w:p>
    <w:p w14:paraId="5824113C" w14:textId="77777777" w:rsidR="00173430" w:rsidRDefault="00410809">
      <w:pPr>
        <w:widowControl/>
        <w:ind w:firstLine="472"/>
        <w:jc w:val="both"/>
        <w:rPr>
          <w:sz w:val="24"/>
          <w:szCs w:val="24"/>
        </w:rPr>
      </w:pPr>
      <w:r>
        <w:rPr>
          <w:sz w:val="24"/>
          <w:szCs w:val="24"/>
        </w:rPr>
        <w:t>m = numerator / denominator</w:t>
      </w:r>
    </w:p>
    <w:p w14:paraId="7AB618FA" w14:textId="77777777" w:rsidR="00173430" w:rsidRDefault="00410809">
      <w:pPr>
        <w:widowControl/>
        <w:ind w:firstLine="472"/>
        <w:jc w:val="both"/>
        <w:rPr>
          <w:sz w:val="24"/>
          <w:szCs w:val="24"/>
        </w:rPr>
      </w:pPr>
      <w:r>
        <w:rPr>
          <w:sz w:val="24"/>
          <w:szCs w:val="24"/>
        </w:rPr>
        <w:lastRenderedPageBreak/>
        <w:t xml:space="preserve">b = </w:t>
      </w:r>
      <w:proofErr w:type="spellStart"/>
      <w:r>
        <w:rPr>
          <w:sz w:val="24"/>
          <w:szCs w:val="24"/>
        </w:rPr>
        <w:t>y_mean</w:t>
      </w:r>
      <w:proofErr w:type="spellEnd"/>
      <w:r>
        <w:rPr>
          <w:sz w:val="24"/>
          <w:szCs w:val="24"/>
        </w:rPr>
        <w:t xml:space="preserve"> - (m * </w:t>
      </w:r>
      <w:proofErr w:type="spellStart"/>
      <w:r>
        <w:rPr>
          <w:sz w:val="24"/>
          <w:szCs w:val="24"/>
        </w:rPr>
        <w:t>x_mean</w:t>
      </w:r>
      <w:proofErr w:type="spellEnd"/>
      <w:r>
        <w:rPr>
          <w:sz w:val="24"/>
          <w:szCs w:val="24"/>
        </w:rPr>
        <w:t>)</w:t>
      </w:r>
    </w:p>
    <w:p w14:paraId="36E91FD0" w14:textId="77777777" w:rsidR="00173430" w:rsidRDefault="00173430">
      <w:pPr>
        <w:widowControl/>
        <w:ind w:firstLine="472"/>
        <w:jc w:val="both"/>
        <w:rPr>
          <w:sz w:val="24"/>
          <w:szCs w:val="24"/>
        </w:rPr>
      </w:pPr>
    </w:p>
    <w:p w14:paraId="2876451B" w14:textId="77777777" w:rsidR="00173430" w:rsidRDefault="00173430">
      <w:pPr>
        <w:widowControl/>
        <w:ind w:firstLine="472"/>
        <w:jc w:val="both"/>
        <w:rPr>
          <w:sz w:val="24"/>
          <w:szCs w:val="24"/>
        </w:rPr>
      </w:pPr>
    </w:p>
    <w:p w14:paraId="5C45EEC7" w14:textId="77777777" w:rsidR="00173430" w:rsidRDefault="00410809">
      <w:pPr>
        <w:widowControl/>
        <w:ind w:firstLine="472"/>
        <w:jc w:val="both"/>
        <w:rPr>
          <w:b/>
          <w:bCs/>
          <w:sz w:val="24"/>
          <w:szCs w:val="24"/>
        </w:rPr>
      </w:pPr>
      <w:r>
        <w:rPr>
          <w:b/>
          <w:bCs/>
          <w:sz w:val="24"/>
          <w:szCs w:val="24"/>
        </w:rPr>
        <w:t># Print the equation of the line</w:t>
      </w:r>
    </w:p>
    <w:p w14:paraId="01E63D8F" w14:textId="77777777" w:rsidR="00173430" w:rsidRDefault="00410809">
      <w:pPr>
        <w:widowControl/>
        <w:ind w:firstLine="472"/>
        <w:jc w:val="both"/>
        <w:rPr>
          <w:sz w:val="24"/>
          <w:szCs w:val="24"/>
        </w:rPr>
      </w:pPr>
      <w:proofErr w:type="gramStart"/>
      <w:r>
        <w:rPr>
          <w:sz w:val="24"/>
          <w:szCs w:val="24"/>
        </w:rPr>
        <w:t>print(</w:t>
      </w:r>
      <w:proofErr w:type="spellStart"/>
      <w:proofErr w:type="gramEnd"/>
      <w:r>
        <w:rPr>
          <w:sz w:val="24"/>
          <w:szCs w:val="24"/>
        </w:rPr>
        <w:t>f"The</w:t>
      </w:r>
      <w:proofErr w:type="spellEnd"/>
      <w:r>
        <w:rPr>
          <w:sz w:val="24"/>
          <w:szCs w:val="24"/>
        </w:rPr>
        <w:t xml:space="preserve"> linear regression equation is: y = {m:.2f}x + {b:.2f}")</w:t>
      </w:r>
    </w:p>
    <w:p w14:paraId="78D454B0" w14:textId="77777777" w:rsidR="00173430" w:rsidRDefault="00173430">
      <w:pPr>
        <w:widowControl/>
        <w:ind w:firstLine="472"/>
        <w:jc w:val="both"/>
        <w:rPr>
          <w:sz w:val="24"/>
          <w:szCs w:val="24"/>
        </w:rPr>
      </w:pPr>
    </w:p>
    <w:p w14:paraId="04C1D78F" w14:textId="77777777" w:rsidR="00173430" w:rsidRDefault="00410809">
      <w:pPr>
        <w:widowControl/>
        <w:ind w:firstLine="472"/>
        <w:jc w:val="both"/>
        <w:rPr>
          <w:b/>
          <w:bCs/>
          <w:sz w:val="24"/>
          <w:szCs w:val="24"/>
        </w:rPr>
      </w:pPr>
      <w:r>
        <w:rPr>
          <w:b/>
          <w:bCs/>
          <w:sz w:val="24"/>
          <w:szCs w:val="24"/>
        </w:rPr>
        <w:t># Predict a value</w:t>
      </w:r>
    </w:p>
    <w:p w14:paraId="1B77377B" w14:textId="77777777" w:rsidR="00173430" w:rsidRDefault="00410809">
      <w:pPr>
        <w:widowControl/>
        <w:ind w:firstLine="472"/>
        <w:jc w:val="both"/>
        <w:rPr>
          <w:sz w:val="24"/>
          <w:szCs w:val="24"/>
        </w:rPr>
      </w:pPr>
      <w:proofErr w:type="spellStart"/>
      <w:r>
        <w:rPr>
          <w:sz w:val="24"/>
          <w:szCs w:val="24"/>
        </w:rPr>
        <w:t>x_new</w:t>
      </w:r>
      <w:proofErr w:type="spellEnd"/>
      <w:r>
        <w:rPr>
          <w:sz w:val="24"/>
          <w:szCs w:val="24"/>
        </w:rPr>
        <w:t xml:space="preserve"> = 6</w:t>
      </w:r>
    </w:p>
    <w:p w14:paraId="47983BCE" w14:textId="77777777" w:rsidR="00173430" w:rsidRDefault="00410809">
      <w:pPr>
        <w:widowControl/>
        <w:ind w:firstLine="472"/>
        <w:jc w:val="both"/>
        <w:rPr>
          <w:sz w:val="24"/>
          <w:szCs w:val="24"/>
        </w:rPr>
      </w:pPr>
      <w:proofErr w:type="spellStart"/>
      <w:r>
        <w:rPr>
          <w:sz w:val="24"/>
          <w:szCs w:val="24"/>
        </w:rPr>
        <w:t>y_pred</w:t>
      </w:r>
      <w:proofErr w:type="spellEnd"/>
      <w:r>
        <w:rPr>
          <w:sz w:val="24"/>
          <w:szCs w:val="24"/>
        </w:rPr>
        <w:t xml:space="preserve"> = m * </w:t>
      </w:r>
      <w:proofErr w:type="spellStart"/>
      <w:r>
        <w:rPr>
          <w:sz w:val="24"/>
          <w:szCs w:val="24"/>
        </w:rPr>
        <w:t>x_new</w:t>
      </w:r>
      <w:proofErr w:type="spellEnd"/>
      <w:r>
        <w:rPr>
          <w:sz w:val="24"/>
          <w:szCs w:val="24"/>
        </w:rPr>
        <w:t xml:space="preserve"> + b</w:t>
      </w:r>
    </w:p>
    <w:p w14:paraId="363B2AAC" w14:textId="77777777" w:rsidR="00173430" w:rsidRDefault="00410809">
      <w:pPr>
        <w:widowControl/>
        <w:ind w:firstLine="472"/>
        <w:jc w:val="both"/>
        <w:rPr>
          <w:sz w:val="24"/>
          <w:szCs w:val="24"/>
        </w:rPr>
      </w:pPr>
      <w:proofErr w:type="gramStart"/>
      <w:r>
        <w:rPr>
          <w:sz w:val="24"/>
          <w:szCs w:val="24"/>
        </w:rPr>
        <w:t>print(</w:t>
      </w:r>
      <w:proofErr w:type="spellStart"/>
      <w:proofErr w:type="gramEnd"/>
      <w:r>
        <w:rPr>
          <w:sz w:val="24"/>
          <w:szCs w:val="24"/>
        </w:rPr>
        <w:t>f"Prediction</w:t>
      </w:r>
      <w:proofErr w:type="spellEnd"/>
      <w:r>
        <w:rPr>
          <w:sz w:val="24"/>
          <w:szCs w:val="24"/>
        </w:rPr>
        <w:t xml:space="preserve"> for x = {</w:t>
      </w:r>
      <w:proofErr w:type="spellStart"/>
      <w:r>
        <w:rPr>
          <w:sz w:val="24"/>
          <w:szCs w:val="24"/>
        </w:rPr>
        <w:t>x_new</w:t>
      </w:r>
      <w:proofErr w:type="spellEnd"/>
      <w:r>
        <w:rPr>
          <w:sz w:val="24"/>
          <w:szCs w:val="24"/>
        </w:rPr>
        <w:t>}: y = {y_pred:.2f}")</w:t>
      </w:r>
    </w:p>
    <w:p w14:paraId="16E0E459" w14:textId="77777777" w:rsidR="00173430" w:rsidRDefault="00173430">
      <w:pPr>
        <w:widowControl/>
        <w:ind w:firstLine="472"/>
        <w:jc w:val="both"/>
        <w:rPr>
          <w:sz w:val="24"/>
          <w:szCs w:val="24"/>
        </w:rPr>
      </w:pPr>
    </w:p>
    <w:p w14:paraId="4CA4F855" w14:textId="77777777" w:rsidR="00173430" w:rsidRDefault="00410809">
      <w:pPr>
        <w:widowControl/>
        <w:ind w:firstLine="472"/>
        <w:jc w:val="both"/>
        <w:rPr>
          <w:sz w:val="24"/>
          <w:szCs w:val="24"/>
        </w:rPr>
      </w:pPr>
      <w:r>
        <w:rPr>
          <w:sz w:val="24"/>
          <w:szCs w:val="24"/>
        </w:rPr>
        <w:t>OUTPUT:</w:t>
      </w:r>
    </w:p>
    <w:p w14:paraId="6FD7B216" w14:textId="77777777" w:rsidR="00173430" w:rsidRDefault="00410809">
      <w:pPr>
        <w:widowControl/>
        <w:ind w:firstLine="472"/>
        <w:jc w:val="both"/>
        <w:rPr>
          <w:b/>
          <w:bCs/>
          <w:sz w:val="24"/>
          <w:szCs w:val="24"/>
        </w:rPr>
      </w:pPr>
      <w:r>
        <w:rPr>
          <w:b/>
          <w:bCs/>
          <w:sz w:val="24"/>
          <w:szCs w:val="24"/>
        </w:rPr>
        <w:t>The linear regression equation is: y = 0.60x + 2.20</w:t>
      </w:r>
    </w:p>
    <w:p w14:paraId="40D7F4B2" w14:textId="77777777" w:rsidR="00173430" w:rsidRDefault="00410809">
      <w:pPr>
        <w:widowControl/>
        <w:ind w:firstLine="472"/>
        <w:jc w:val="both"/>
        <w:rPr>
          <w:b/>
          <w:bCs/>
          <w:sz w:val="24"/>
          <w:szCs w:val="24"/>
        </w:rPr>
      </w:pPr>
      <w:r>
        <w:rPr>
          <w:b/>
          <w:bCs/>
          <w:sz w:val="24"/>
          <w:szCs w:val="24"/>
        </w:rPr>
        <w:t>Prediction for x = 6: y = 5.80</w:t>
      </w:r>
    </w:p>
    <w:p w14:paraId="37D33080" w14:textId="77777777" w:rsidR="00173430" w:rsidRDefault="00173430">
      <w:pPr>
        <w:widowControl/>
        <w:ind w:firstLine="472"/>
        <w:jc w:val="both"/>
        <w:rPr>
          <w:b/>
          <w:bCs/>
          <w:sz w:val="24"/>
          <w:szCs w:val="24"/>
        </w:rPr>
      </w:pPr>
    </w:p>
    <w:p w14:paraId="3BF85E31" w14:textId="77777777" w:rsidR="00173430" w:rsidRDefault="00410809">
      <w:pPr>
        <w:widowControl/>
        <w:spacing w:after="160" w:line="278" w:lineRule="auto"/>
        <w:ind w:firstLine="472"/>
        <w:jc w:val="both"/>
        <w:rPr>
          <w:b/>
          <w:bCs/>
          <w:sz w:val="24"/>
          <w:szCs w:val="24"/>
        </w:rPr>
      </w:pPr>
      <w:r>
        <w:rPr>
          <w:b/>
          <w:bCs/>
          <w:sz w:val="24"/>
          <w:szCs w:val="24"/>
        </w:rPr>
        <w:t>8. Apply Logistic regression algorithm for a classification problem.</w:t>
      </w:r>
    </w:p>
    <w:p w14:paraId="4242406A" w14:textId="77777777" w:rsidR="00173430" w:rsidRDefault="00410809">
      <w:pPr>
        <w:widowControl/>
        <w:ind w:firstLine="472"/>
        <w:jc w:val="both"/>
        <w:rPr>
          <w:b/>
          <w:bCs/>
          <w:sz w:val="24"/>
          <w:szCs w:val="24"/>
        </w:rPr>
      </w:pPr>
      <w:r>
        <w:rPr>
          <w:b/>
          <w:bCs/>
          <w:sz w:val="24"/>
          <w:szCs w:val="24"/>
        </w:rPr>
        <w:t>Logistic Regression Algorithm</w:t>
      </w:r>
    </w:p>
    <w:p w14:paraId="02ADE858" w14:textId="77777777" w:rsidR="00173430" w:rsidRDefault="00410809">
      <w:pPr>
        <w:widowControl/>
        <w:ind w:firstLine="472"/>
        <w:jc w:val="both"/>
        <w:rPr>
          <w:sz w:val="24"/>
          <w:szCs w:val="24"/>
        </w:rPr>
      </w:pPr>
      <w:r>
        <w:rPr>
          <w:sz w:val="24"/>
          <w:szCs w:val="24"/>
        </w:rPr>
        <w:t>Problem Statement</w:t>
      </w:r>
    </w:p>
    <w:p w14:paraId="64B73688" w14:textId="77777777" w:rsidR="00173430" w:rsidRDefault="00410809">
      <w:pPr>
        <w:widowControl/>
        <w:ind w:firstLine="472"/>
        <w:jc w:val="both"/>
        <w:rPr>
          <w:sz w:val="24"/>
          <w:szCs w:val="24"/>
        </w:rPr>
      </w:pPr>
      <w:r>
        <w:rPr>
          <w:sz w:val="24"/>
          <w:szCs w:val="24"/>
        </w:rPr>
        <w:t>Suppose we want to classify customers as either "High Value" or "Low Value" based</w:t>
      </w:r>
    </w:p>
    <w:p w14:paraId="63B3F2F2" w14:textId="77777777" w:rsidR="00173430" w:rsidRDefault="00410809">
      <w:pPr>
        <w:widowControl/>
        <w:ind w:firstLine="472"/>
        <w:jc w:val="both"/>
        <w:rPr>
          <w:sz w:val="24"/>
          <w:szCs w:val="24"/>
        </w:rPr>
      </w:pPr>
      <w:r>
        <w:rPr>
          <w:sz w:val="24"/>
          <w:szCs w:val="24"/>
        </w:rPr>
        <w:t xml:space="preserve"> on their age, income, and credit score.</w:t>
      </w:r>
    </w:p>
    <w:p w14:paraId="097C2235" w14:textId="77777777" w:rsidR="00173430" w:rsidRDefault="00173430">
      <w:pPr>
        <w:widowControl/>
        <w:ind w:firstLine="472"/>
        <w:jc w:val="both"/>
        <w:rPr>
          <w:sz w:val="24"/>
          <w:szCs w:val="24"/>
        </w:rPr>
      </w:pPr>
    </w:p>
    <w:p w14:paraId="7A38FB21" w14:textId="77777777" w:rsidR="00173430" w:rsidRDefault="00410809">
      <w:pPr>
        <w:widowControl/>
        <w:ind w:firstLine="472"/>
        <w:jc w:val="both"/>
        <w:rPr>
          <w:sz w:val="24"/>
          <w:szCs w:val="24"/>
        </w:rPr>
      </w:pPr>
      <w:r>
        <w:rPr>
          <w:sz w:val="24"/>
          <w:szCs w:val="24"/>
        </w:rPr>
        <w:t>Logistic Regression Model</w:t>
      </w:r>
    </w:p>
    <w:p w14:paraId="770723CF" w14:textId="77777777" w:rsidR="00173430" w:rsidRDefault="00410809">
      <w:pPr>
        <w:widowControl/>
        <w:ind w:firstLine="472"/>
        <w:jc w:val="both"/>
        <w:rPr>
          <w:sz w:val="24"/>
          <w:szCs w:val="24"/>
        </w:rPr>
      </w:pPr>
      <w:r>
        <w:rPr>
          <w:sz w:val="24"/>
          <w:szCs w:val="24"/>
        </w:rPr>
        <w:t>Here's a simple logistic regression model that classifies customers:</w:t>
      </w:r>
    </w:p>
    <w:p w14:paraId="67F5C218" w14:textId="77777777" w:rsidR="00173430" w:rsidRDefault="00173430">
      <w:pPr>
        <w:widowControl/>
        <w:ind w:firstLine="472"/>
        <w:jc w:val="both"/>
        <w:rPr>
          <w:sz w:val="24"/>
          <w:szCs w:val="24"/>
        </w:rPr>
      </w:pPr>
    </w:p>
    <w:p w14:paraId="5A240356" w14:textId="77777777" w:rsidR="00173430" w:rsidRDefault="00410809">
      <w:pPr>
        <w:widowControl/>
        <w:ind w:firstLine="472"/>
        <w:jc w:val="both"/>
        <w:rPr>
          <w:sz w:val="24"/>
          <w:szCs w:val="24"/>
        </w:rPr>
      </w:pPr>
      <w:r>
        <w:rPr>
          <w:sz w:val="24"/>
          <w:szCs w:val="24"/>
        </w:rPr>
        <w:t>1. Logistic Function: p = 1 / (1 + e^(-z))</w:t>
      </w:r>
    </w:p>
    <w:p w14:paraId="32A0D44F" w14:textId="77777777" w:rsidR="00173430" w:rsidRDefault="00410809">
      <w:pPr>
        <w:widowControl/>
        <w:ind w:firstLine="472"/>
        <w:jc w:val="both"/>
        <w:rPr>
          <w:sz w:val="24"/>
          <w:szCs w:val="24"/>
        </w:rPr>
      </w:pPr>
      <w:r>
        <w:rPr>
          <w:sz w:val="24"/>
          <w:szCs w:val="24"/>
        </w:rPr>
        <w:t xml:space="preserve">    - p: probability of being "High Value"</w:t>
      </w:r>
    </w:p>
    <w:p w14:paraId="5EFD9AE9" w14:textId="77777777" w:rsidR="00173430" w:rsidRDefault="00410809">
      <w:pPr>
        <w:widowControl/>
        <w:ind w:firstLine="472"/>
        <w:jc w:val="both"/>
        <w:rPr>
          <w:sz w:val="24"/>
          <w:szCs w:val="24"/>
        </w:rPr>
      </w:pPr>
      <w:r>
        <w:rPr>
          <w:sz w:val="24"/>
          <w:szCs w:val="24"/>
        </w:rPr>
        <w:t xml:space="preserve">    - z: linear combination of features (age, income, credit score)</w:t>
      </w:r>
    </w:p>
    <w:p w14:paraId="422CD009" w14:textId="77777777" w:rsidR="00173430" w:rsidRDefault="00410809">
      <w:pPr>
        <w:widowControl/>
        <w:ind w:firstLine="472"/>
        <w:jc w:val="both"/>
        <w:rPr>
          <w:sz w:val="24"/>
          <w:szCs w:val="24"/>
        </w:rPr>
      </w:pPr>
      <w:r>
        <w:rPr>
          <w:sz w:val="24"/>
          <w:szCs w:val="24"/>
        </w:rPr>
        <w:t>2. Linear Combination: z = β0 + β1(age) + β2(income) + β3(credit score)</w:t>
      </w:r>
    </w:p>
    <w:p w14:paraId="4C35B89E" w14:textId="77777777" w:rsidR="00173430" w:rsidRDefault="00410809">
      <w:pPr>
        <w:widowControl/>
        <w:ind w:firstLine="472"/>
        <w:jc w:val="both"/>
        <w:rPr>
          <w:sz w:val="24"/>
          <w:szCs w:val="24"/>
        </w:rPr>
      </w:pPr>
      <w:r>
        <w:rPr>
          <w:sz w:val="24"/>
          <w:szCs w:val="24"/>
        </w:rPr>
        <w:t xml:space="preserve">    - β0: intercept</w:t>
      </w:r>
    </w:p>
    <w:p w14:paraId="43F86CF3" w14:textId="77777777" w:rsidR="00173430" w:rsidRDefault="00410809">
      <w:pPr>
        <w:widowControl/>
        <w:ind w:firstLine="472"/>
        <w:jc w:val="both"/>
        <w:rPr>
          <w:sz w:val="24"/>
          <w:szCs w:val="24"/>
        </w:rPr>
      </w:pPr>
      <w:r>
        <w:rPr>
          <w:sz w:val="24"/>
          <w:szCs w:val="24"/>
        </w:rPr>
        <w:t xml:space="preserve">    - β1, β2, β3: coefficients for age, income, and credit score respectively</w:t>
      </w:r>
    </w:p>
    <w:p w14:paraId="2C78812B" w14:textId="77777777" w:rsidR="00173430" w:rsidRDefault="00173430">
      <w:pPr>
        <w:widowControl/>
        <w:ind w:firstLine="472"/>
        <w:jc w:val="both"/>
        <w:rPr>
          <w:sz w:val="24"/>
          <w:szCs w:val="24"/>
        </w:rPr>
      </w:pPr>
    </w:p>
    <w:p w14:paraId="26000EC3" w14:textId="77777777" w:rsidR="00173430" w:rsidRDefault="00410809">
      <w:pPr>
        <w:widowControl/>
        <w:ind w:firstLine="472"/>
        <w:jc w:val="both"/>
        <w:rPr>
          <w:b/>
          <w:bCs/>
          <w:sz w:val="24"/>
          <w:szCs w:val="24"/>
        </w:rPr>
      </w:pPr>
      <w:r>
        <w:rPr>
          <w:b/>
          <w:bCs/>
          <w:sz w:val="24"/>
          <w:szCs w:val="24"/>
        </w:rPr>
        <w:t>CODING:</w:t>
      </w:r>
    </w:p>
    <w:p w14:paraId="6B4314E5" w14:textId="77777777" w:rsidR="00173430" w:rsidRDefault="00410809">
      <w:pPr>
        <w:widowControl/>
        <w:ind w:firstLine="472"/>
        <w:jc w:val="both"/>
        <w:rPr>
          <w:sz w:val="24"/>
          <w:szCs w:val="24"/>
        </w:rPr>
      </w:pPr>
      <w:r>
        <w:rPr>
          <w:sz w:val="24"/>
          <w:szCs w:val="24"/>
        </w:rPr>
        <w:t># Import libraries</w:t>
      </w:r>
    </w:p>
    <w:p w14:paraId="07858F07" w14:textId="77777777" w:rsidR="00173430" w:rsidRDefault="00410809">
      <w:pPr>
        <w:widowControl/>
        <w:ind w:firstLine="472"/>
        <w:jc w:val="both"/>
        <w:rPr>
          <w:sz w:val="24"/>
          <w:szCs w:val="24"/>
        </w:rPr>
      </w:pPr>
      <w:r>
        <w:rPr>
          <w:sz w:val="24"/>
          <w:szCs w:val="24"/>
        </w:rPr>
        <w:t xml:space="preserve">from </w:t>
      </w:r>
      <w:proofErr w:type="spellStart"/>
      <w:proofErr w:type="gramStart"/>
      <w:r>
        <w:rPr>
          <w:sz w:val="24"/>
          <w:szCs w:val="24"/>
        </w:rPr>
        <w:t>sklearn.datasets</w:t>
      </w:r>
      <w:proofErr w:type="spellEnd"/>
      <w:proofErr w:type="gramEnd"/>
      <w:r>
        <w:rPr>
          <w:sz w:val="24"/>
          <w:szCs w:val="24"/>
        </w:rPr>
        <w:t xml:space="preserve"> import </w:t>
      </w:r>
      <w:proofErr w:type="spellStart"/>
      <w:r>
        <w:rPr>
          <w:sz w:val="24"/>
          <w:szCs w:val="24"/>
        </w:rPr>
        <w:t>load_iris</w:t>
      </w:r>
      <w:proofErr w:type="spellEnd"/>
    </w:p>
    <w:p w14:paraId="29CCC082" w14:textId="77777777" w:rsidR="00173430" w:rsidRDefault="00410809">
      <w:pPr>
        <w:widowControl/>
        <w:ind w:firstLine="472"/>
        <w:jc w:val="both"/>
        <w:rPr>
          <w:sz w:val="24"/>
          <w:szCs w:val="24"/>
        </w:rPr>
      </w:pPr>
      <w:r>
        <w:rPr>
          <w:sz w:val="24"/>
          <w:szCs w:val="24"/>
        </w:rPr>
        <w:t xml:space="preserve">from </w:t>
      </w:r>
      <w:proofErr w:type="spellStart"/>
      <w:proofErr w:type="gramStart"/>
      <w:r>
        <w:rPr>
          <w:sz w:val="24"/>
          <w:szCs w:val="24"/>
        </w:rPr>
        <w:t>sklearn.model</w:t>
      </w:r>
      <w:proofErr w:type="gramEnd"/>
      <w:r>
        <w:rPr>
          <w:sz w:val="24"/>
          <w:szCs w:val="24"/>
        </w:rPr>
        <w:t>_selection</w:t>
      </w:r>
      <w:proofErr w:type="spellEnd"/>
      <w:r>
        <w:rPr>
          <w:sz w:val="24"/>
          <w:szCs w:val="24"/>
        </w:rPr>
        <w:t xml:space="preserve"> import </w:t>
      </w:r>
      <w:proofErr w:type="spellStart"/>
      <w:r>
        <w:rPr>
          <w:sz w:val="24"/>
          <w:szCs w:val="24"/>
        </w:rPr>
        <w:t>train_test_split</w:t>
      </w:r>
      <w:proofErr w:type="spellEnd"/>
    </w:p>
    <w:p w14:paraId="2F020136" w14:textId="77777777" w:rsidR="00173430" w:rsidRDefault="00410809">
      <w:pPr>
        <w:widowControl/>
        <w:ind w:firstLine="472"/>
        <w:jc w:val="both"/>
        <w:rPr>
          <w:sz w:val="24"/>
          <w:szCs w:val="24"/>
        </w:rPr>
      </w:pPr>
      <w:r>
        <w:rPr>
          <w:sz w:val="24"/>
          <w:szCs w:val="24"/>
        </w:rPr>
        <w:t xml:space="preserve">from </w:t>
      </w:r>
      <w:proofErr w:type="spellStart"/>
      <w:proofErr w:type="gramStart"/>
      <w:r>
        <w:rPr>
          <w:sz w:val="24"/>
          <w:szCs w:val="24"/>
        </w:rPr>
        <w:t>sklearn.preprocessing</w:t>
      </w:r>
      <w:proofErr w:type="spellEnd"/>
      <w:proofErr w:type="gramEnd"/>
      <w:r>
        <w:rPr>
          <w:sz w:val="24"/>
          <w:szCs w:val="24"/>
        </w:rPr>
        <w:t xml:space="preserve"> import </w:t>
      </w:r>
      <w:proofErr w:type="spellStart"/>
      <w:r>
        <w:rPr>
          <w:sz w:val="24"/>
          <w:szCs w:val="24"/>
        </w:rPr>
        <w:t>StandardScaler</w:t>
      </w:r>
      <w:proofErr w:type="spellEnd"/>
    </w:p>
    <w:p w14:paraId="7AF5411E" w14:textId="77777777" w:rsidR="00173430" w:rsidRDefault="00410809">
      <w:pPr>
        <w:widowControl/>
        <w:ind w:firstLine="472"/>
        <w:jc w:val="both"/>
        <w:rPr>
          <w:sz w:val="24"/>
          <w:szCs w:val="24"/>
        </w:rPr>
      </w:pPr>
      <w:r>
        <w:rPr>
          <w:sz w:val="24"/>
          <w:szCs w:val="24"/>
        </w:rPr>
        <w:t xml:space="preserve">from </w:t>
      </w:r>
      <w:proofErr w:type="spellStart"/>
      <w:proofErr w:type="gramStart"/>
      <w:r>
        <w:rPr>
          <w:sz w:val="24"/>
          <w:szCs w:val="24"/>
        </w:rPr>
        <w:t>sklearn.linear</w:t>
      </w:r>
      <w:proofErr w:type="gramEnd"/>
      <w:r>
        <w:rPr>
          <w:sz w:val="24"/>
          <w:szCs w:val="24"/>
        </w:rPr>
        <w:t>_model</w:t>
      </w:r>
      <w:proofErr w:type="spellEnd"/>
      <w:r>
        <w:rPr>
          <w:sz w:val="24"/>
          <w:szCs w:val="24"/>
        </w:rPr>
        <w:t xml:space="preserve"> import </w:t>
      </w:r>
      <w:proofErr w:type="spellStart"/>
      <w:r>
        <w:rPr>
          <w:sz w:val="24"/>
          <w:szCs w:val="24"/>
        </w:rPr>
        <w:t>LogisticRegression</w:t>
      </w:r>
      <w:proofErr w:type="spellEnd"/>
    </w:p>
    <w:p w14:paraId="2DD00732" w14:textId="77777777" w:rsidR="00173430" w:rsidRDefault="00410809">
      <w:pPr>
        <w:widowControl/>
        <w:ind w:firstLine="472"/>
        <w:jc w:val="both"/>
        <w:rPr>
          <w:sz w:val="24"/>
          <w:szCs w:val="24"/>
        </w:rPr>
      </w:pPr>
      <w:r>
        <w:rPr>
          <w:sz w:val="24"/>
          <w:szCs w:val="24"/>
        </w:rPr>
        <w:t xml:space="preserve">from </w:t>
      </w:r>
      <w:proofErr w:type="spellStart"/>
      <w:proofErr w:type="gramStart"/>
      <w:r>
        <w:rPr>
          <w:sz w:val="24"/>
          <w:szCs w:val="24"/>
        </w:rPr>
        <w:t>sklearn.metrics</w:t>
      </w:r>
      <w:proofErr w:type="spellEnd"/>
      <w:proofErr w:type="gramEnd"/>
      <w:r>
        <w:rPr>
          <w:sz w:val="24"/>
          <w:szCs w:val="24"/>
        </w:rPr>
        <w:t xml:space="preserve"> import </w:t>
      </w:r>
      <w:proofErr w:type="spellStart"/>
      <w:r>
        <w:rPr>
          <w:sz w:val="24"/>
          <w:szCs w:val="24"/>
        </w:rPr>
        <w:t>accuracy_score</w:t>
      </w:r>
      <w:proofErr w:type="spellEnd"/>
      <w:r>
        <w:rPr>
          <w:sz w:val="24"/>
          <w:szCs w:val="24"/>
        </w:rPr>
        <w:t xml:space="preserve">, </w:t>
      </w:r>
      <w:proofErr w:type="spellStart"/>
      <w:r>
        <w:rPr>
          <w:sz w:val="24"/>
          <w:szCs w:val="24"/>
        </w:rPr>
        <w:t>classification_report</w:t>
      </w:r>
      <w:proofErr w:type="spellEnd"/>
      <w:r>
        <w:rPr>
          <w:sz w:val="24"/>
          <w:szCs w:val="24"/>
        </w:rPr>
        <w:t xml:space="preserve">, </w:t>
      </w:r>
      <w:proofErr w:type="spellStart"/>
      <w:r>
        <w:rPr>
          <w:sz w:val="24"/>
          <w:szCs w:val="24"/>
        </w:rPr>
        <w:t>confusion_matrix</w:t>
      </w:r>
      <w:proofErr w:type="spellEnd"/>
    </w:p>
    <w:p w14:paraId="20B0E734" w14:textId="77777777" w:rsidR="00173430" w:rsidRDefault="00173430">
      <w:pPr>
        <w:widowControl/>
        <w:ind w:firstLine="472"/>
        <w:jc w:val="both"/>
        <w:rPr>
          <w:sz w:val="24"/>
          <w:szCs w:val="24"/>
        </w:rPr>
      </w:pPr>
    </w:p>
    <w:p w14:paraId="3DA267CB" w14:textId="77777777" w:rsidR="00173430" w:rsidRDefault="00410809">
      <w:pPr>
        <w:widowControl/>
        <w:ind w:firstLine="472"/>
        <w:jc w:val="both"/>
        <w:rPr>
          <w:sz w:val="24"/>
          <w:szCs w:val="24"/>
        </w:rPr>
      </w:pPr>
      <w:r>
        <w:rPr>
          <w:sz w:val="24"/>
          <w:szCs w:val="24"/>
        </w:rPr>
        <w:t># Load dataset</w:t>
      </w:r>
    </w:p>
    <w:p w14:paraId="1A74AF8A" w14:textId="77777777" w:rsidR="00173430" w:rsidRDefault="00410809">
      <w:pPr>
        <w:widowControl/>
        <w:ind w:firstLine="472"/>
        <w:jc w:val="both"/>
        <w:rPr>
          <w:sz w:val="24"/>
          <w:szCs w:val="24"/>
        </w:rPr>
      </w:pPr>
      <w:r>
        <w:rPr>
          <w:sz w:val="24"/>
          <w:szCs w:val="24"/>
        </w:rPr>
        <w:t xml:space="preserve">iris = </w:t>
      </w:r>
      <w:proofErr w:type="spellStart"/>
      <w:r>
        <w:rPr>
          <w:sz w:val="24"/>
          <w:szCs w:val="24"/>
        </w:rPr>
        <w:t>load_</w:t>
      </w:r>
      <w:proofErr w:type="gramStart"/>
      <w:r>
        <w:rPr>
          <w:sz w:val="24"/>
          <w:szCs w:val="24"/>
        </w:rPr>
        <w:t>iris</w:t>
      </w:r>
      <w:proofErr w:type="spellEnd"/>
      <w:r>
        <w:rPr>
          <w:sz w:val="24"/>
          <w:szCs w:val="24"/>
        </w:rPr>
        <w:t>(</w:t>
      </w:r>
      <w:proofErr w:type="gramEnd"/>
      <w:r>
        <w:rPr>
          <w:sz w:val="24"/>
          <w:szCs w:val="24"/>
        </w:rPr>
        <w:t>)</w:t>
      </w:r>
    </w:p>
    <w:p w14:paraId="097EFDFA" w14:textId="77777777" w:rsidR="00173430" w:rsidRDefault="00410809">
      <w:pPr>
        <w:widowControl/>
        <w:ind w:firstLine="472"/>
        <w:jc w:val="both"/>
        <w:rPr>
          <w:sz w:val="24"/>
          <w:szCs w:val="24"/>
        </w:rPr>
      </w:pPr>
      <w:r>
        <w:rPr>
          <w:sz w:val="24"/>
          <w:szCs w:val="24"/>
        </w:rPr>
        <w:t xml:space="preserve">X = </w:t>
      </w:r>
      <w:proofErr w:type="spellStart"/>
      <w:r>
        <w:rPr>
          <w:sz w:val="24"/>
          <w:szCs w:val="24"/>
        </w:rPr>
        <w:t>iris.data</w:t>
      </w:r>
      <w:proofErr w:type="spellEnd"/>
    </w:p>
    <w:p w14:paraId="67E2262D" w14:textId="77777777" w:rsidR="00173430" w:rsidRDefault="00410809">
      <w:pPr>
        <w:widowControl/>
        <w:ind w:firstLine="472"/>
        <w:jc w:val="both"/>
        <w:rPr>
          <w:sz w:val="24"/>
          <w:szCs w:val="24"/>
        </w:rPr>
      </w:pPr>
      <w:r>
        <w:rPr>
          <w:sz w:val="24"/>
          <w:szCs w:val="24"/>
        </w:rPr>
        <w:t xml:space="preserve">y = </w:t>
      </w:r>
      <w:proofErr w:type="spellStart"/>
      <w:proofErr w:type="gramStart"/>
      <w:r>
        <w:rPr>
          <w:sz w:val="24"/>
          <w:szCs w:val="24"/>
        </w:rPr>
        <w:t>iris.target</w:t>
      </w:r>
      <w:proofErr w:type="spellEnd"/>
      <w:proofErr w:type="gramEnd"/>
    </w:p>
    <w:p w14:paraId="69DF7BB0" w14:textId="77777777" w:rsidR="00173430" w:rsidRDefault="00173430">
      <w:pPr>
        <w:widowControl/>
        <w:ind w:firstLine="472"/>
        <w:jc w:val="both"/>
        <w:rPr>
          <w:sz w:val="24"/>
          <w:szCs w:val="24"/>
        </w:rPr>
      </w:pPr>
    </w:p>
    <w:p w14:paraId="3D990BFE" w14:textId="77777777" w:rsidR="00173430" w:rsidRDefault="00410809">
      <w:pPr>
        <w:widowControl/>
        <w:ind w:firstLine="472"/>
        <w:jc w:val="both"/>
        <w:rPr>
          <w:b/>
          <w:bCs/>
          <w:sz w:val="24"/>
          <w:szCs w:val="24"/>
        </w:rPr>
      </w:pPr>
      <w:r>
        <w:rPr>
          <w:b/>
          <w:bCs/>
          <w:sz w:val="24"/>
          <w:szCs w:val="24"/>
        </w:rPr>
        <w:t># Split data into training and testing sets</w:t>
      </w:r>
    </w:p>
    <w:p w14:paraId="336DEF2F" w14:textId="77777777" w:rsidR="00173430" w:rsidRDefault="00410809">
      <w:pPr>
        <w:widowControl/>
        <w:ind w:firstLine="472"/>
        <w:jc w:val="both"/>
        <w:rPr>
          <w:sz w:val="24"/>
          <w:szCs w:val="24"/>
        </w:rPr>
      </w:pPr>
      <w:proofErr w:type="spellStart"/>
      <w:r>
        <w:rPr>
          <w:sz w:val="24"/>
          <w:szCs w:val="24"/>
        </w:rPr>
        <w:t>X_train</w:t>
      </w:r>
      <w:proofErr w:type="spellEnd"/>
      <w:r>
        <w:rPr>
          <w:sz w:val="24"/>
          <w:szCs w:val="24"/>
        </w:rPr>
        <w:t xml:space="preserve">, </w:t>
      </w:r>
      <w:proofErr w:type="spellStart"/>
      <w:r>
        <w:rPr>
          <w:sz w:val="24"/>
          <w:szCs w:val="24"/>
        </w:rPr>
        <w:t>X_test</w:t>
      </w:r>
      <w:proofErr w:type="spellEnd"/>
      <w:r>
        <w:rPr>
          <w:sz w:val="24"/>
          <w:szCs w:val="24"/>
        </w:rPr>
        <w:t xml:space="preserve">, </w:t>
      </w:r>
      <w:proofErr w:type="spellStart"/>
      <w:r>
        <w:rPr>
          <w:sz w:val="24"/>
          <w:szCs w:val="24"/>
        </w:rPr>
        <w:t>y_train</w:t>
      </w:r>
      <w:proofErr w:type="spellEnd"/>
      <w:r>
        <w:rPr>
          <w:sz w:val="24"/>
          <w:szCs w:val="24"/>
        </w:rPr>
        <w:t xml:space="preserve">, </w:t>
      </w:r>
      <w:proofErr w:type="spellStart"/>
      <w:r>
        <w:rPr>
          <w:sz w:val="24"/>
          <w:szCs w:val="24"/>
        </w:rPr>
        <w:t>y_test</w:t>
      </w:r>
      <w:proofErr w:type="spellEnd"/>
      <w:r>
        <w:rPr>
          <w:sz w:val="24"/>
          <w:szCs w:val="24"/>
        </w:rPr>
        <w:t xml:space="preserve"> = </w:t>
      </w:r>
      <w:proofErr w:type="spellStart"/>
      <w:r>
        <w:rPr>
          <w:sz w:val="24"/>
          <w:szCs w:val="24"/>
        </w:rPr>
        <w:t>train_test_</w:t>
      </w:r>
      <w:proofErr w:type="gramStart"/>
      <w:r>
        <w:rPr>
          <w:sz w:val="24"/>
          <w:szCs w:val="24"/>
        </w:rPr>
        <w:t>split</w:t>
      </w:r>
      <w:proofErr w:type="spellEnd"/>
      <w:r>
        <w:rPr>
          <w:sz w:val="24"/>
          <w:szCs w:val="24"/>
        </w:rPr>
        <w:t>(</w:t>
      </w:r>
      <w:proofErr w:type="gramEnd"/>
      <w:r>
        <w:rPr>
          <w:sz w:val="24"/>
          <w:szCs w:val="24"/>
        </w:rPr>
        <w:t xml:space="preserve">X, y, </w:t>
      </w:r>
      <w:proofErr w:type="spellStart"/>
      <w:r>
        <w:rPr>
          <w:sz w:val="24"/>
          <w:szCs w:val="24"/>
        </w:rPr>
        <w:t>test_size</w:t>
      </w:r>
      <w:proofErr w:type="spellEnd"/>
      <w:r>
        <w:rPr>
          <w:sz w:val="24"/>
          <w:szCs w:val="24"/>
        </w:rPr>
        <w:t xml:space="preserve">=0.2, </w:t>
      </w:r>
      <w:proofErr w:type="spellStart"/>
      <w:r>
        <w:rPr>
          <w:sz w:val="24"/>
          <w:szCs w:val="24"/>
        </w:rPr>
        <w:t>random_state</w:t>
      </w:r>
      <w:proofErr w:type="spellEnd"/>
      <w:r>
        <w:rPr>
          <w:sz w:val="24"/>
          <w:szCs w:val="24"/>
        </w:rPr>
        <w:t>=42)</w:t>
      </w:r>
    </w:p>
    <w:p w14:paraId="1B7DA4BC" w14:textId="77777777" w:rsidR="00173430" w:rsidRDefault="00410809">
      <w:pPr>
        <w:widowControl/>
        <w:ind w:firstLine="472"/>
        <w:jc w:val="both"/>
        <w:rPr>
          <w:b/>
          <w:bCs/>
          <w:sz w:val="24"/>
          <w:szCs w:val="24"/>
        </w:rPr>
      </w:pPr>
      <w:r>
        <w:rPr>
          <w:b/>
          <w:bCs/>
          <w:sz w:val="24"/>
          <w:szCs w:val="24"/>
        </w:rPr>
        <w:t xml:space="preserve"># Scale data using </w:t>
      </w:r>
      <w:proofErr w:type="spellStart"/>
      <w:r>
        <w:rPr>
          <w:b/>
          <w:bCs/>
          <w:sz w:val="24"/>
          <w:szCs w:val="24"/>
        </w:rPr>
        <w:t>StandardScaler</w:t>
      </w:r>
      <w:proofErr w:type="spellEnd"/>
    </w:p>
    <w:p w14:paraId="3E257ECA" w14:textId="77777777" w:rsidR="00173430" w:rsidRDefault="00410809">
      <w:pPr>
        <w:widowControl/>
        <w:ind w:firstLine="472"/>
        <w:jc w:val="both"/>
        <w:rPr>
          <w:sz w:val="24"/>
          <w:szCs w:val="24"/>
        </w:rPr>
      </w:pPr>
      <w:r>
        <w:rPr>
          <w:sz w:val="24"/>
          <w:szCs w:val="24"/>
        </w:rPr>
        <w:t xml:space="preserve">scaler = </w:t>
      </w:r>
      <w:proofErr w:type="spellStart"/>
      <w:proofErr w:type="gramStart"/>
      <w:r>
        <w:rPr>
          <w:sz w:val="24"/>
          <w:szCs w:val="24"/>
        </w:rPr>
        <w:t>StandardScaler</w:t>
      </w:r>
      <w:proofErr w:type="spellEnd"/>
      <w:r>
        <w:rPr>
          <w:sz w:val="24"/>
          <w:szCs w:val="24"/>
        </w:rPr>
        <w:t>(</w:t>
      </w:r>
      <w:proofErr w:type="gramEnd"/>
      <w:r>
        <w:rPr>
          <w:sz w:val="24"/>
          <w:szCs w:val="24"/>
        </w:rPr>
        <w:t>)</w:t>
      </w:r>
    </w:p>
    <w:p w14:paraId="3F7DD197" w14:textId="77777777" w:rsidR="00173430" w:rsidRDefault="00410809">
      <w:pPr>
        <w:widowControl/>
        <w:ind w:firstLine="472"/>
        <w:jc w:val="both"/>
        <w:rPr>
          <w:sz w:val="24"/>
          <w:szCs w:val="24"/>
        </w:rPr>
      </w:pPr>
      <w:proofErr w:type="spellStart"/>
      <w:r>
        <w:rPr>
          <w:sz w:val="24"/>
          <w:szCs w:val="24"/>
        </w:rPr>
        <w:t>X_train</w:t>
      </w:r>
      <w:proofErr w:type="spellEnd"/>
      <w:r>
        <w:rPr>
          <w:sz w:val="24"/>
          <w:szCs w:val="24"/>
        </w:rPr>
        <w:t xml:space="preserve"> = </w:t>
      </w:r>
      <w:proofErr w:type="spellStart"/>
      <w:r>
        <w:rPr>
          <w:sz w:val="24"/>
          <w:szCs w:val="24"/>
        </w:rPr>
        <w:t>scaler.fit_transform</w:t>
      </w:r>
      <w:proofErr w:type="spellEnd"/>
      <w:r>
        <w:rPr>
          <w:sz w:val="24"/>
          <w:szCs w:val="24"/>
        </w:rPr>
        <w:t>(</w:t>
      </w:r>
      <w:proofErr w:type="spellStart"/>
      <w:r>
        <w:rPr>
          <w:sz w:val="24"/>
          <w:szCs w:val="24"/>
        </w:rPr>
        <w:t>X_train</w:t>
      </w:r>
      <w:proofErr w:type="spellEnd"/>
      <w:r>
        <w:rPr>
          <w:sz w:val="24"/>
          <w:szCs w:val="24"/>
        </w:rPr>
        <w:t>)</w:t>
      </w:r>
    </w:p>
    <w:p w14:paraId="58DE6F43" w14:textId="77777777" w:rsidR="00173430" w:rsidRDefault="00410809">
      <w:pPr>
        <w:widowControl/>
        <w:ind w:firstLine="472"/>
        <w:jc w:val="both"/>
        <w:rPr>
          <w:sz w:val="24"/>
          <w:szCs w:val="24"/>
        </w:rPr>
      </w:pPr>
      <w:proofErr w:type="spellStart"/>
      <w:r>
        <w:rPr>
          <w:sz w:val="24"/>
          <w:szCs w:val="24"/>
        </w:rPr>
        <w:t>X_test</w:t>
      </w:r>
      <w:proofErr w:type="spellEnd"/>
      <w:r>
        <w:rPr>
          <w:sz w:val="24"/>
          <w:szCs w:val="24"/>
        </w:rPr>
        <w:t xml:space="preserve"> = </w:t>
      </w:r>
      <w:proofErr w:type="spellStart"/>
      <w:proofErr w:type="gramStart"/>
      <w:r>
        <w:rPr>
          <w:sz w:val="24"/>
          <w:szCs w:val="24"/>
        </w:rPr>
        <w:t>scaler.transform</w:t>
      </w:r>
      <w:proofErr w:type="spellEnd"/>
      <w:proofErr w:type="gramEnd"/>
      <w:r>
        <w:rPr>
          <w:sz w:val="24"/>
          <w:szCs w:val="24"/>
        </w:rPr>
        <w:t>(</w:t>
      </w:r>
      <w:proofErr w:type="spellStart"/>
      <w:r>
        <w:rPr>
          <w:sz w:val="24"/>
          <w:szCs w:val="24"/>
        </w:rPr>
        <w:t>X_test</w:t>
      </w:r>
      <w:proofErr w:type="spellEnd"/>
      <w:r>
        <w:rPr>
          <w:sz w:val="24"/>
          <w:szCs w:val="24"/>
        </w:rPr>
        <w:t>)</w:t>
      </w:r>
    </w:p>
    <w:p w14:paraId="685F3C46" w14:textId="77777777" w:rsidR="00173430" w:rsidRDefault="00173430">
      <w:pPr>
        <w:widowControl/>
        <w:ind w:firstLine="472"/>
        <w:jc w:val="both"/>
        <w:rPr>
          <w:sz w:val="24"/>
          <w:szCs w:val="24"/>
        </w:rPr>
      </w:pPr>
    </w:p>
    <w:p w14:paraId="28982897" w14:textId="77777777" w:rsidR="00173430" w:rsidRDefault="00410809">
      <w:pPr>
        <w:widowControl/>
        <w:ind w:firstLine="472"/>
        <w:jc w:val="both"/>
        <w:rPr>
          <w:b/>
          <w:bCs/>
          <w:sz w:val="24"/>
          <w:szCs w:val="24"/>
        </w:rPr>
      </w:pPr>
      <w:r>
        <w:rPr>
          <w:b/>
          <w:bCs/>
          <w:sz w:val="24"/>
          <w:szCs w:val="24"/>
        </w:rPr>
        <w:t># Create and train Logistic Regression model</w:t>
      </w:r>
    </w:p>
    <w:p w14:paraId="7059F68E" w14:textId="77777777" w:rsidR="00173430" w:rsidRDefault="00410809">
      <w:pPr>
        <w:widowControl/>
        <w:ind w:firstLine="472"/>
        <w:jc w:val="both"/>
        <w:rPr>
          <w:sz w:val="24"/>
          <w:szCs w:val="24"/>
        </w:rPr>
      </w:pPr>
      <w:r>
        <w:rPr>
          <w:sz w:val="24"/>
          <w:szCs w:val="24"/>
        </w:rPr>
        <w:lastRenderedPageBreak/>
        <w:t xml:space="preserve">model = </w:t>
      </w:r>
      <w:proofErr w:type="spellStart"/>
      <w:r>
        <w:rPr>
          <w:sz w:val="24"/>
          <w:szCs w:val="24"/>
        </w:rPr>
        <w:t>LogisticRegression</w:t>
      </w:r>
      <w:proofErr w:type="spellEnd"/>
      <w:r>
        <w:rPr>
          <w:sz w:val="24"/>
          <w:szCs w:val="24"/>
        </w:rPr>
        <w:t>(</w:t>
      </w:r>
      <w:proofErr w:type="spellStart"/>
      <w:r>
        <w:rPr>
          <w:sz w:val="24"/>
          <w:szCs w:val="24"/>
        </w:rPr>
        <w:t>max_iter</w:t>
      </w:r>
      <w:proofErr w:type="spellEnd"/>
      <w:r>
        <w:rPr>
          <w:sz w:val="24"/>
          <w:szCs w:val="24"/>
        </w:rPr>
        <w:t>=1000)</w:t>
      </w:r>
    </w:p>
    <w:p w14:paraId="46548D49" w14:textId="77777777" w:rsidR="00173430" w:rsidRDefault="00410809">
      <w:pPr>
        <w:widowControl/>
        <w:ind w:firstLine="472"/>
        <w:jc w:val="both"/>
        <w:rPr>
          <w:sz w:val="24"/>
          <w:szCs w:val="24"/>
        </w:rPr>
      </w:pPr>
      <w:proofErr w:type="spellStart"/>
      <w:proofErr w:type="gramStart"/>
      <w:r>
        <w:rPr>
          <w:sz w:val="24"/>
          <w:szCs w:val="24"/>
        </w:rPr>
        <w:t>model.fit</w:t>
      </w:r>
      <w:proofErr w:type="spellEnd"/>
      <w:r>
        <w:rPr>
          <w:sz w:val="24"/>
          <w:szCs w:val="24"/>
        </w:rPr>
        <w:t>(</w:t>
      </w:r>
      <w:proofErr w:type="spellStart"/>
      <w:proofErr w:type="gramEnd"/>
      <w:r>
        <w:rPr>
          <w:sz w:val="24"/>
          <w:szCs w:val="24"/>
        </w:rPr>
        <w:t>X_train</w:t>
      </w:r>
      <w:proofErr w:type="spellEnd"/>
      <w:r>
        <w:rPr>
          <w:sz w:val="24"/>
          <w:szCs w:val="24"/>
        </w:rPr>
        <w:t xml:space="preserve">, </w:t>
      </w:r>
      <w:proofErr w:type="spellStart"/>
      <w:r>
        <w:rPr>
          <w:sz w:val="24"/>
          <w:szCs w:val="24"/>
        </w:rPr>
        <w:t>y_train</w:t>
      </w:r>
      <w:proofErr w:type="spellEnd"/>
      <w:r>
        <w:rPr>
          <w:sz w:val="24"/>
          <w:szCs w:val="24"/>
        </w:rPr>
        <w:t>)</w:t>
      </w:r>
    </w:p>
    <w:p w14:paraId="34BD1258" w14:textId="77777777" w:rsidR="00173430" w:rsidRDefault="00173430">
      <w:pPr>
        <w:widowControl/>
        <w:ind w:firstLine="472"/>
        <w:jc w:val="both"/>
        <w:rPr>
          <w:sz w:val="24"/>
          <w:szCs w:val="24"/>
        </w:rPr>
      </w:pPr>
    </w:p>
    <w:p w14:paraId="5475983A" w14:textId="77777777" w:rsidR="00173430" w:rsidRDefault="00410809">
      <w:pPr>
        <w:widowControl/>
        <w:ind w:firstLine="472"/>
        <w:jc w:val="both"/>
        <w:rPr>
          <w:b/>
          <w:bCs/>
          <w:sz w:val="24"/>
          <w:szCs w:val="24"/>
        </w:rPr>
      </w:pPr>
      <w:r>
        <w:rPr>
          <w:b/>
          <w:bCs/>
          <w:sz w:val="24"/>
          <w:szCs w:val="24"/>
        </w:rPr>
        <w:t># Evaluate model</w:t>
      </w:r>
    </w:p>
    <w:p w14:paraId="3E5DD63E" w14:textId="77777777" w:rsidR="00173430" w:rsidRDefault="00410809">
      <w:pPr>
        <w:widowControl/>
        <w:ind w:firstLine="472"/>
        <w:jc w:val="both"/>
        <w:rPr>
          <w:sz w:val="24"/>
          <w:szCs w:val="24"/>
        </w:rPr>
      </w:pPr>
      <w:proofErr w:type="spellStart"/>
      <w:r>
        <w:rPr>
          <w:sz w:val="24"/>
          <w:szCs w:val="24"/>
        </w:rPr>
        <w:t>y_pred</w:t>
      </w:r>
      <w:proofErr w:type="spellEnd"/>
      <w:r>
        <w:rPr>
          <w:sz w:val="24"/>
          <w:szCs w:val="24"/>
        </w:rPr>
        <w:t xml:space="preserve"> = </w:t>
      </w:r>
      <w:proofErr w:type="spellStart"/>
      <w:proofErr w:type="gramStart"/>
      <w:r>
        <w:rPr>
          <w:sz w:val="24"/>
          <w:szCs w:val="24"/>
        </w:rPr>
        <w:t>model.predict</w:t>
      </w:r>
      <w:proofErr w:type="spellEnd"/>
      <w:proofErr w:type="gramEnd"/>
      <w:r>
        <w:rPr>
          <w:sz w:val="24"/>
          <w:szCs w:val="24"/>
        </w:rPr>
        <w:t>(</w:t>
      </w:r>
      <w:proofErr w:type="spellStart"/>
      <w:r>
        <w:rPr>
          <w:sz w:val="24"/>
          <w:szCs w:val="24"/>
        </w:rPr>
        <w:t>X_test</w:t>
      </w:r>
      <w:proofErr w:type="spellEnd"/>
      <w:r>
        <w:rPr>
          <w:sz w:val="24"/>
          <w:szCs w:val="24"/>
        </w:rPr>
        <w:t>)</w:t>
      </w:r>
    </w:p>
    <w:p w14:paraId="30F0D4F4" w14:textId="77777777" w:rsidR="00173430" w:rsidRDefault="00410809">
      <w:pPr>
        <w:widowControl/>
        <w:ind w:firstLine="472"/>
        <w:jc w:val="both"/>
        <w:rPr>
          <w:sz w:val="24"/>
          <w:szCs w:val="24"/>
        </w:rPr>
      </w:pPr>
      <w:proofErr w:type="gramStart"/>
      <w:r>
        <w:rPr>
          <w:sz w:val="24"/>
          <w:szCs w:val="24"/>
        </w:rPr>
        <w:t>print(</w:t>
      </w:r>
      <w:proofErr w:type="gramEnd"/>
      <w:r>
        <w:rPr>
          <w:sz w:val="24"/>
          <w:szCs w:val="24"/>
        </w:rPr>
        <w:t xml:space="preserve">"Accuracy:", </w:t>
      </w:r>
      <w:proofErr w:type="spellStart"/>
      <w:r>
        <w:rPr>
          <w:sz w:val="24"/>
          <w:szCs w:val="24"/>
        </w:rPr>
        <w:t>accuracy_</w:t>
      </w:r>
      <w:proofErr w:type="gramStart"/>
      <w:r>
        <w:rPr>
          <w:sz w:val="24"/>
          <w:szCs w:val="24"/>
        </w:rPr>
        <w:t>score</w:t>
      </w:r>
      <w:proofErr w:type="spellEnd"/>
      <w:r>
        <w:rPr>
          <w:sz w:val="24"/>
          <w:szCs w:val="24"/>
        </w:rPr>
        <w:t>(</w:t>
      </w:r>
      <w:proofErr w:type="spellStart"/>
      <w:proofErr w:type="gramEnd"/>
      <w:r>
        <w:rPr>
          <w:sz w:val="24"/>
          <w:szCs w:val="24"/>
        </w:rPr>
        <w:t>y_test</w:t>
      </w:r>
      <w:proofErr w:type="spellEnd"/>
      <w:r>
        <w:rPr>
          <w:sz w:val="24"/>
          <w:szCs w:val="24"/>
        </w:rPr>
        <w:t xml:space="preserve">, </w:t>
      </w:r>
      <w:proofErr w:type="spellStart"/>
      <w:r>
        <w:rPr>
          <w:sz w:val="24"/>
          <w:szCs w:val="24"/>
        </w:rPr>
        <w:t>y_pred</w:t>
      </w:r>
      <w:proofErr w:type="spellEnd"/>
      <w:r>
        <w:rPr>
          <w:sz w:val="24"/>
          <w:szCs w:val="24"/>
        </w:rPr>
        <w:t>))</w:t>
      </w:r>
    </w:p>
    <w:p w14:paraId="2226529C" w14:textId="77777777" w:rsidR="00173430" w:rsidRDefault="00410809">
      <w:pPr>
        <w:widowControl/>
        <w:ind w:firstLine="472"/>
        <w:jc w:val="both"/>
        <w:rPr>
          <w:sz w:val="24"/>
          <w:szCs w:val="24"/>
        </w:rPr>
      </w:pPr>
      <w:proofErr w:type="gramStart"/>
      <w:r>
        <w:rPr>
          <w:sz w:val="24"/>
          <w:szCs w:val="24"/>
        </w:rPr>
        <w:t>print(</w:t>
      </w:r>
      <w:proofErr w:type="gramEnd"/>
      <w:r>
        <w:rPr>
          <w:sz w:val="24"/>
          <w:szCs w:val="24"/>
        </w:rPr>
        <w:t>"Classification Report:")</w:t>
      </w:r>
    </w:p>
    <w:p w14:paraId="333BE677" w14:textId="77777777" w:rsidR="00173430" w:rsidRDefault="00410809">
      <w:pPr>
        <w:widowControl/>
        <w:ind w:firstLine="472"/>
        <w:jc w:val="both"/>
        <w:rPr>
          <w:sz w:val="24"/>
          <w:szCs w:val="24"/>
        </w:rPr>
      </w:pPr>
      <w:proofErr w:type="gramStart"/>
      <w:r>
        <w:rPr>
          <w:sz w:val="24"/>
          <w:szCs w:val="24"/>
        </w:rPr>
        <w:t>print(</w:t>
      </w:r>
      <w:proofErr w:type="spellStart"/>
      <w:proofErr w:type="gramEnd"/>
      <w:r>
        <w:rPr>
          <w:sz w:val="24"/>
          <w:szCs w:val="24"/>
        </w:rPr>
        <w:t>classification_</w:t>
      </w:r>
      <w:proofErr w:type="gramStart"/>
      <w:r>
        <w:rPr>
          <w:sz w:val="24"/>
          <w:szCs w:val="24"/>
        </w:rPr>
        <w:t>report</w:t>
      </w:r>
      <w:proofErr w:type="spellEnd"/>
      <w:r>
        <w:rPr>
          <w:sz w:val="24"/>
          <w:szCs w:val="24"/>
        </w:rPr>
        <w:t>(</w:t>
      </w:r>
      <w:proofErr w:type="spellStart"/>
      <w:proofErr w:type="gramEnd"/>
      <w:r>
        <w:rPr>
          <w:sz w:val="24"/>
          <w:szCs w:val="24"/>
        </w:rPr>
        <w:t>y_test</w:t>
      </w:r>
      <w:proofErr w:type="spellEnd"/>
      <w:r>
        <w:rPr>
          <w:sz w:val="24"/>
          <w:szCs w:val="24"/>
        </w:rPr>
        <w:t xml:space="preserve">, </w:t>
      </w:r>
      <w:proofErr w:type="spellStart"/>
      <w:r>
        <w:rPr>
          <w:sz w:val="24"/>
          <w:szCs w:val="24"/>
        </w:rPr>
        <w:t>y_pred</w:t>
      </w:r>
      <w:proofErr w:type="spellEnd"/>
      <w:r>
        <w:rPr>
          <w:sz w:val="24"/>
          <w:szCs w:val="24"/>
        </w:rPr>
        <w:t>))</w:t>
      </w:r>
    </w:p>
    <w:p w14:paraId="1C053B20" w14:textId="77777777" w:rsidR="00173430" w:rsidRDefault="00410809">
      <w:pPr>
        <w:widowControl/>
        <w:ind w:firstLine="472"/>
        <w:jc w:val="both"/>
        <w:rPr>
          <w:sz w:val="24"/>
          <w:szCs w:val="24"/>
        </w:rPr>
      </w:pPr>
      <w:proofErr w:type="gramStart"/>
      <w:r>
        <w:rPr>
          <w:sz w:val="24"/>
          <w:szCs w:val="24"/>
        </w:rPr>
        <w:t>print(</w:t>
      </w:r>
      <w:proofErr w:type="gramEnd"/>
      <w:r>
        <w:rPr>
          <w:sz w:val="24"/>
          <w:szCs w:val="24"/>
        </w:rPr>
        <w:t>"Confusion Matrix:")</w:t>
      </w:r>
    </w:p>
    <w:p w14:paraId="0FB9F094" w14:textId="77777777" w:rsidR="00173430" w:rsidRDefault="00410809">
      <w:pPr>
        <w:widowControl/>
        <w:ind w:firstLine="472"/>
        <w:jc w:val="both"/>
        <w:rPr>
          <w:sz w:val="24"/>
          <w:szCs w:val="24"/>
        </w:rPr>
      </w:pPr>
      <w:proofErr w:type="gramStart"/>
      <w:r>
        <w:rPr>
          <w:sz w:val="24"/>
          <w:szCs w:val="24"/>
        </w:rPr>
        <w:t>print(</w:t>
      </w:r>
      <w:proofErr w:type="spellStart"/>
      <w:proofErr w:type="gramEnd"/>
      <w:r>
        <w:rPr>
          <w:sz w:val="24"/>
          <w:szCs w:val="24"/>
        </w:rPr>
        <w:t>confusion_</w:t>
      </w:r>
      <w:proofErr w:type="gramStart"/>
      <w:r>
        <w:rPr>
          <w:sz w:val="24"/>
          <w:szCs w:val="24"/>
        </w:rPr>
        <w:t>matrix</w:t>
      </w:r>
      <w:proofErr w:type="spellEnd"/>
      <w:r>
        <w:rPr>
          <w:sz w:val="24"/>
          <w:szCs w:val="24"/>
        </w:rPr>
        <w:t>(</w:t>
      </w:r>
      <w:proofErr w:type="spellStart"/>
      <w:proofErr w:type="gramEnd"/>
      <w:r>
        <w:rPr>
          <w:sz w:val="24"/>
          <w:szCs w:val="24"/>
        </w:rPr>
        <w:t>y_test</w:t>
      </w:r>
      <w:proofErr w:type="spellEnd"/>
      <w:r>
        <w:rPr>
          <w:sz w:val="24"/>
          <w:szCs w:val="24"/>
        </w:rPr>
        <w:t xml:space="preserve">, </w:t>
      </w:r>
      <w:proofErr w:type="spellStart"/>
      <w:r>
        <w:rPr>
          <w:sz w:val="24"/>
          <w:szCs w:val="24"/>
        </w:rPr>
        <w:t>y_pred</w:t>
      </w:r>
      <w:proofErr w:type="spellEnd"/>
      <w:r>
        <w:rPr>
          <w:sz w:val="24"/>
          <w:szCs w:val="24"/>
        </w:rPr>
        <w:t>))</w:t>
      </w:r>
    </w:p>
    <w:p w14:paraId="6B4F08D9" w14:textId="77777777" w:rsidR="00173430" w:rsidRDefault="00173430">
      <w:pPr>
        <w:widowControl/>
        <w:ind w:firstLine="472"/>
        <w:jc w:val="both"/>
        <w:rPr>
          <w:sz w:val="24"/>
          <w:szCs w:val="24"/>
        </w:rPr>
      </w:pPr>
    </w:p>
    <w:p w14:paraId="521357AE" w14:textId="77777777" w:rsidR="00173430" w:rsidRDefault="00173430">
      <w:pPr>
        <w:widowControl/>
        <w:ind w:firstLine="472"/>
        <w:jc w:val="both"/>
        <w:rPr>
          <w:b/>
          <w:bCs/>
          <w:sz w:val="24"/>
          <w:szCs w:val="24"/>
        </w:rPr>
      </w:pPr>
    </w:p>
    <w:p w14:paraId="4B1788F3" w14:textId="77777777" w:rsidR="00173430" w:rsidRDefault="00173430">
      <w:pPr>
        <w:widowControl/>
        <w:ind w:firstLine="472"/>
        <w:jc w:val="both"/>
        <w:rPr>
          <w:b/>
          <w:bCs/>
          <w:sz w:val="24"/>
          <w:szCs w:val="24"/>
        </w:rPr>
      </w:pPr>
    </w:p>
    <w:p w14:paraId="60EDAAD7" w14:textId="77777777" w:rsidR="00173430" w:rsidRDefault="00410809">
      <w:pPr>
        <w:widowControl/>
        <w:ind w:firstLine="472"/>
        <w:jc w:val="both"/>
        <w:rPr>
          <w:b/>
          <w:bCs/>
          <w:sz w:val="24"/>
          <w:szCs w:val="24"/>
        </w:rPr>
      </w:pPr>
      <w:r>
        <w:rPr>
          <w:b/>
          <w:bCs/>
          <w:sz w:val="24"/>
          <w:szCs w:val="24"/>
        </w:rPr>
        <w:t>OUTPUT:</w:t>
      </w:r>
    </w:p>
    <w:p w14:paraId="18BFEEC6" w14:textId="77777777" w:rsidR="00173430" w:rsidRDefault="00410809">
      <w:pPr>
        <w:widowControl/>
        <w:ind w:firstLine="472"/>
        <w:jc w:val="both"/>
        <w:rPr>
          <w:sz w:val="24"/>
          <w:szCs w:val="24"/>
        </w:rPr>
      </w:pPr>
      <w:r>
        <w:rPr>
          <w:sz w:val="24"/>
          <w:szCs w:val="24"/>
        </w:rPr>
        <w:t>Accuracy: 1.0</w:t>
      </w:r>
    </w:p>
    <w:p w14:paraId="1637CE4A" w14:textId="77777777" w:rsidR="00173430" w:rsidRDefault="00410809">
      <w:pPr>
        <w:widowControl/>
        <w:ind w:firstLine="472"/>
        <w:jc w:val="both"/>
        <w:rPr>
          <w:sz w:val="24"/>
          <w:szCs w:val="24"/>
        </w:rPr>
      </w:pPr>
      <w:r>
        <w:rPr>
          <w:sz w:val="24"/>
          <w:szCs w:val="24"/>
        </w:rPr>
        <w:t>Classification Report:</w:t>
      </w:r>
    </w:p>
    <w:p w14:paraId="75F1B4BC" w14:textId="77777777" w:rsidR="00173430" w:rsidRDefault="00410809">
      <w:pPr>
        <w:widowControl/>
        <w:ind w:firstLine="472"/>
        <w:jc w:val="both"/>
        <w:rPr>
          <w:sz w:val="24"/>
          <w:szCs w:val="24"/>
        </w:rPr>
      </w:pPr>
      <w:r>
        <w:rPr>
          <w:sz w:val="24"/>
          <w:szCs w:val="24"/>
        </w:rPr>
        <w:t xml:space="preserve">              precision    </w:t>
      </w:r>
      <w:proofErr w:type="gramStart"/>
      <w:r>
        <w:rPr>
          <w:sz w:val="24"/>
          <w:szCs w:val="24"/>
        </w:rPr>
        <w:t>recall  f</w:t>
      </w:r>
      <w:proofErr w:type="gramEnd"/>
      <w:r>
        <w:rPr>
          <w:sz w:val="24"/>
          <w:szCs w:val="24"/>
        </w:rPr>
        <w:t>1-score   support</w:t>
      </w:r>
    </w:p>
    <w:p w14:paraId="54AF97EB" w14:textId="77777777" w:rsidR="00173430" w:rsidRDefault="00173430">
      <w:pPr>
        <w:widowControl/>
        <w:ind w:firstLine="472"/>
        <w:jc w:val="both"/>
        <w:rPr>
          <w:sz w:val="24"/>
          <w:szCs w:val="24"/>
        </w:rPr>
      </w:pPr>
    </w:p>
    <w:p w14:paraId="6F63E384" w14:textId="77777777" w:rsidR="00173430" w:rsidRDefault="00410809">
      <w:pPr>
        <w:widowControl/>
        <w:ind w:firstLine="472"/>
        <w:jc w:val="both"/>
        <w:rPr>
          <w:sz w:val="24"/>
          <w:szCs w:val="24"/>
        </w:rPr>
      </w:pPr>
      <w:r>
        <w:rPr>
          <w:sz w:val="24"/>
          <w:szCs w:val="24"/>
        </w:rPr>
        <w:t xml:space="preserve">           0       1.00      1.00      1.00        10</w:t>
      </w:r>
    </w:p>
    <w:p w14:paraId="661C344A" w14:textId="77777777" w:rsidR="00173430" w:rsidRDefault="00410809">
      <w:pPr>
        <w:widowControl/>
        <w:ind w:firstLine="472"/>
        <w:jc w:val="both"/>
        <w:rPr>
          <w:sz w:val="24"/>
          <w:szCs w:val="24"/>
        </w:rPr>
      </w:pPr>
      <w:r>
        <w:rPr>
          <w:sz w:val="24"/>
          <w:szCs w:val="24"/>
        </w:rPr>
        <w:t xml:space="preserve">           1       1.00      1.00      1.00         9</w:t>
      </w:r>
    </w:p>
    <w:p w14:paraId="630EE61A" w14:textId="77777777" w:rsidR="00173430" w:rsidRDefault="00410809">
      <w:pPr>
        <w:widowControl/>
        <w:ind w:firstLine="472"/>
        <w:jc w:val="both"/>
        <w:rPr>
          <w:sz w:val="24"/>
          <w:szCs w:val="24"/>
        </w:rPr>
      </w:pPr>
      <w:r>
        <w:rPr>
          <w:sz w:val="24"/>
          <w:szCs w:val="24"/>
        </w:rPr>
        <w:t xml:space="preserve">           2       1.00      1.00      1.00        11</w:t>
      </w:r>
    </w:p>
    <w:p w14:paraId="4D9E70E0" w14:textId="77777777" w:rsidR="00173430" w:rsidRDefault="00173430">
      <w:pPr>
        <w:widowControl/>
        <w:ind w:firstLine="472"/>
        <w:jc w:val="both"/>
        <w:rPr>
          <w:sz w:val="24"/>
          <w:szCs w:val="24"/>
        </w:rPr>
      </w:pPr>
    </w:p>
    <w:p w14:paraId="525D1DC3" w14:textId="77777777" w:rsidR="00173430" w:rsidRDefault="00410809">
      <w:pPr>
        <w:widowControl/>
        <w:ind w:firstLine="472"/>
        <w:jc w:val="both"/>
        <w:rPr>
          <w:sz w:val="24"/>
          <w:szCs w:val="24"/>
        </w:rPr>
      </w:pPr>
      <w:r>
        <w:rPr>
          <w:sz w:val="24"/>
          <w:szCs w:val="24"/>
        </w:rPr>
        <w:t xml:space="preserve">    accuracy                                   1.00         30</w:t>
      </w:r>
    </w:p>
    <w:p w14:paraId="594B9A41" w14:textId="77777777" w:rsidR="00173430" w:rsidRDefault="00410809">
      <w:pPr>
        <w:widowControl/>
        <w:ind w:firstLine="472"/>
        <w:jc w:val="both"/>
        <w:rPr>
          <w:sz w:val="24"/>
          <w:szCs w:val="24"/>
        </w:rPr>
      </w:pPr>
      <w:r>
        <w:rPr>
          <w:sz w:val="24"/>
          <w:szCs w:val="24"/>
        </w:rPr>
        <w:t xml:space="preserve">   macro </w:t>
      </w:r>
      <w:proofErr w:type="spellStart"/>
      <w:r>
        <w:rPr>
          <w:sz w:val="24"/>
          <w:szCs w:val="24"/>
        </w:rPr>
        <w:t>avg</w:t>
      </w:r>
      <w:proofErr w:type="spellEnd"/>
      <w:r>
        <w:rPr>
          <w:sz w:val="24"/>
          <w:szCs w:val="24"/>
        </w:rPr>
        <w:t xml:space="preserve">       1.00      1.00      1.00          30</w:t>
      </w:r>
    </w:p>
    <w:p w14:paraId="44699657" w14:textId="77777777" w:rsidR="00173430" w:rsidRDefault="00410809">
      <w:pPr>
        <w:widowControl/>
        <w:ind w:firstLine="472"/>
        <w:jc w:val="both"/>
        <w:rPr>
          <w:sz w:val="24"/>
          <w:szCs w:val="24"/>
        </w:rPr>
      </w:pPr>
      <w:r>
        <w:rPr>
          <w:sz w:val="24"/>
          <w:szCs w:val="24"/>
        </w:rPr>
        <w:t xml:space="preserve">weighted </w:t>
      </w:r>
      <w:proofErr w:type="spellStart"/>
      <w:r>
        <w:rPr>
          <w:sz w:val="24"/>
          <w:szCs w:val="24"/>
        </w:rPr>
        <w:t>avg</w:t>
      </w:r>
      <w:proofErr w:type="spellEnd"/>
      <w:r>
        <w:rPr>
          <w:sz w:val="24"/>
          <w:szCs w:val="24"/>
        </w:rPr>
        <w:t xml:space="preserve">      1.00     1.00     1.00        30</w:t>
      </w:r>
    </w:p>
    <w:p w14:paraId="21B96292" w14:textId="77777777" w:rsidR="00173430" w:rsidRDefault="00173430">
      <w:pPr>
        <w:widowControl/>
        <w:ind w:firstLine="472"/>
        <w:jc w:val="both"/>
        <w:rPr>
          <w:sz w:val="24"/>
          <w:szCs w:val="24"/>
        </w:rPr>
      </w:pPr>
    </w:p>
    <w:p w14:paraId="60074225" w14:textId="77777777" w:rsidR="00173430" w:rsidRDefault="00410809">
      <w:pPr>
        <w:widowControl/>
        <w:ind w:firstLine="472"/>
        <w:jc w:val="both"/>
        <w:rPr>
          <w:b/>
          <w:bCs/>
          <w:sz w:val="24"/>
          <w:szCs w:val="24"/>
        </w:rPr>
      </w:pPr>
      <w:r>
        <w:rPr>
          <w:b/>
          <w:bCs/>
          <w:sz w:val="24"/>
          <w:szCs w:val="24"/>
        </w:rPr>
        <w:t>Confusion Matrix:</w:t>
      </w:r>
    </w:p>
    <w:p w14:paraId="11816DBF" w14:textId="77777777" w:rsidR="00173430" w:rsidRDefault="00410809">
      <w:pPr>
        <w:widowControl/>
        <w:ind w:firstLine="472"/>
        <w:jc w:val="both"/>
        <w:rPr>
          <w:sz w:val="24"/>
          <w:szCs w:val="24"/>
        </w:rPr>
      </w:pPr>
      <w:r>
        <w:rPr>
          <w:sz w:val="24"/>
          <w:szCs w:val="24"/>
        </w:rPr>
        <w:t xml:space="preserve"> [</w:t>
      </w:r>
      <w:proofErr w:type="gramStart"/>
      <w:r>
        <w:rPr>
          <w:sz w:val="24"/>
          <w:szCs w:val="24"/>
        </w:rPr>
        <w:t>10  0</w:t>
      </w:r>
      <w:proofErr w:type="gramEnd"/>
      <w:r>
        <w:rPr>
          <w:sz w:val="24"/>
          <w:szCs w:val="24"/>
        </w:rPr>
        <w:t xml:space="preserve">  0]</w:t>
      </w:r>
    </w:p>
    <w:p w14:paraId="2D5BE5DF" w14:textId="77777777" w:rsidR="00173430" w:rsidRDefault="00410809">
      <w:pPr>
        <w:widowControl/>
        <w:ind w:firstLine="472"/>
        <w:jc w:val="both"/>
        <w:rPr>
          <w:sz w:val="24"/>
          <w:szCs w:val="24"/>
        </w:rPr>
      </w:pPr>
      <w:r>
        <w:rPr>
          <w:sz w:val="24"/>
          <w:szCs w:val="24"/>
        </w:rPr>
        <w:t xml:space="preserve"> [ </w:t>
      </w:r>
      <w:proofErr w:type="gramStart"/>
      <w:r>
        <w:rPr>
          <w:sz w:val="24"/>
          <w:szCs w:val="24"/>
        </w:rPr>
        <w:t>0  9</w:t>
      </w:r>
      <w:proofErr w:type="gramEnd"/>
      <w:r>
        <w:rPr>
          <w:sz w:val="24"/>
          <w:szCs w:val="24"/>
        </w:rPr>
        <w:t xml:space="preserve">  </w:t>
      </w:r>
      <w:proofErr w:type="gramStart"/>
      <w:r>
        <w:rPr>
          <w:sz w:val="24"/>
          <w:szCs w:val="24"/>
        </w:rPr>
        <w:t>0 ]</w:t>
      </w:r>
      <w:proofErr w:type="gramEnd"/>
    </w:p>
    <w:p w14:paraId="398E594E" w14:textId="77777777" w:rsidR="00173430" w:rsidRDefault="00410809">
      <w:pPr>
        <w:widowControl/>
        <w:ind w:firstLine="472"/>
        <w:jc w:val="both"/>
        <w:rPr>
          <w:sz w:val="24"/>
          <w:szCs w:val="24"/>
        </w:rPr>
      </w:pPr>
      <w:r>
        <w:rPr>
          <w:sz w:val="24"/>
          <w:szCs w:val="24"/>
        </w:rPr>
        <w:t xml:space="preserve"> [ </w:t>
      </w:r>
      <w:proofErr w:type="gramStart"/>
      <w:r>
        <w:rPr>
          <w:sz w:val="24"/>
          <w:szCs w:val="24"/>
        </w:rPr>
        <w:t>0  0</w:t>
      </w:r>
      <w:proofErr w:type="gramEnd"/>
      <w:r>
        <w:rPr>
          <w:sz w:val="24"/>
          <w:szCs w:val="24"/>
        </w:rPr>
        <w:t xml:space="preserve"> 11]</w:t>
      </w:r>
    </w:p>
    <w:p w14:paraId="2504CF24" w14:textId="77777777" w:rsidR="00173430" w:rsidRDefault="00173430">
      <w:pPr>
        <w:widowControl/>
        <w:ind w:firstLine="472"/>
        <w:jc w:val="both"/>
        <w:rPr>
          <w:b/>
          <w:bCs/>
          <w:sz w:val="24"/>
          <w:szCs w:val="24"/>
        </w:rPr>
      </w:pPr>
    </w:p>
    <w:p w14:paraId="448B6EB2" w14:textId="77777777" w:rsidR="00173430" w:rsidRDefault="00410809">
      <w:pPr>
        <w:widowControl/>
        <w:spacing w:after="160" w:line="278" w:lineRule="auto"/>
        <w:ind w:left="362"/>
        <w:jc w:val="both"/>
        <w:rPr>
          <w:b/>
          <w:bCs/>
          <w:sz w:val="24"/>
          <w:szCs w:val="24"/>
        </w:rPr>
      </w:pPr>
      <w:r>
        <w:rPr>
          <w:b/>
          <w:bCs/>
          <w:sz w:val="24"/>
          <w:szCs w:val="24"/>
        </w:rPr>
        <w:t>9.Demonstrate Multi-layer Perceptron algorithm for a classification problem.</w:t>
      </w:r>
    </w:p>
    <w:p w14:paraId="34227B9B" w14:textId="77777777" w:rsidR="00173430" w:rsidRDefault="00410809">
      <w:pPr>
        <w:widowControl/>
        <w:spacing w:after="160" w:line="278" w:lineRule="auto"/>
        <w:ind w:left="362"/>
        <w:jc w:val="both"/>
        <w:rPr>
          <w:sz w:val="24"/>
          <w:szCs w:val="24"/>
        </w:rPr>
      </w:pPr>
      <w:r>
        <w:rPr>
          <w:sz w:val="24"/>
          <w:szCs w:val="24"/>
        </w:rPr>
        <w:t>A Multi-Layer Perceptron (MLP) is a type of neural network that can be used for classification problems.</w:t>
      </w:r>
    </w:p>
    <w:p w14:paraId="29ECB417" w14:textId="77777777" w:rsidR="00173430" w:rsidRDefault="00410809">
      <w:pPr>
        <w:widowControl/>
        <w:spacing w:after="160" w:line="278" w:lineRule="auto"/>
        <w:ind w:left="362"/>
        <w:jc w:val="both"/>
        <w:rPr>
          <w:b/>
          <w:bCs/>
          <w:sz w:val="24"/>
          <w:szCs w:val="24"/>
        </w:rPr>
      </w:pPr>
      <w:r>
        <w:rPr>
          <w:b/>
          <w:bCs/>
          <w:sz w:val="24"/>
          <w:szCs w:val="24"/>
        </w:rPr>
        <w:t>MLP Algorithm for Classification</w:t>
      </w:r>
    </w:p>
    <w:p w14:paraId="78C59478" w14:textId="77777777" w:rsidR="00173430" w:rsidRDefault="00410809">
      <w:pPr>
        <w:widowControl/>
        <w:spacing w:after="160" w:line="278" w:lineRule="auto"/>
        <w:ind w:left="362"/>
        <w:jc w:val="both"/>
        <w:rPr>
          <w:sz w:val="24"/>
          <w:szCs w:val="24"/>
        </w:rPr>
      </w:pPr>
      <w:r>
        <w:rPr>
          <w:sz w:val="24"/>
          <w:szCs w:val="24"/>
        </w:rPr>
        <w:t>1. Import Libraries: Import necessary libraries, such as NumPy, Pandas, and scikit-learn.</w:t>
      </w:r>
    </w:p>
    <w:p w14:paraId="4EDDAFB0" w14:textId="77777777" w:rsidR="00173430" w:rsidRDefault="00410809">
      <w:pPr>
        <w:widowControl/>
        <w:spacing w:after="160" w:line="278" w:lineRule="auto"/>
        <w:ind w:left="362"/>
        <w:jc w:val="both"/>
        <w:rPr>
          <w:sz w:val="24"/>
          <w:szCs w:val="24"/>
        </w:rPr>
      </w:pPr>
      <w:r>
        <w:rPr>
          <w:sz w:val="24"/>
          <w:szCs w:val="24"/>
        </w:rPr>
        <w:t>2. Load Data: Load the dataset and split it into features (X) and target variable (y).</w:t>
      </w:r>
    </w:p>
    <w:p w14:paraId="29A9C297" w14:textId="77777777" w:rsidR="00173430" w:rsidRDefault="00410809">
      <w:pPr>
        <w:widowControl/>
        <w:spacing w:after="160" w:line="278" w:lineRule="auto"/>
        <w:ind w:left="362"/>
        <w:jc w:val="both"/>
        <w:rPr>
          <w:sz w:val="24"/>
          <w:szCs w:val="24"/>
        </w:rPr>
      </w:pPr>
      <w:r>
        <w:rPr>
          <w:sz w:val="24"/>
          <w:szCs w:val="24"/>
        </w:rPr>
        <w:t>3. Preprocess Data: Preprocess the data by encoding categorical variables, scaling numerical variables, and handling missing values.</w:t>
      </w:r>
    </w:p>
    <w:p w14:paraId="709AD18D" w14:textId="77777777" w:rsidR="00173430" w:rsidRDefault="00410809">
      <w:pPr>
        <w:widowControl/>
        <w:spacing w:after="160" w:line="278" w:lineRule="auto"/>
        <w:ind w:left="362"/>
        <w:jc w:val="both"/>
        <w:rPr>
          <w:sz w:val="24"/>
          <w:szCs w:val="24"/>
        </w:rPr>
      </w:pPr>
      <w:r>
        <w:rPr>
          <w:sz w:val="24"/>
          <w:szCs w:val="24"/>
        </w:rPr>
        <w:t>4. Split Data: Split the data into training and testing sets using techniques such as stratified sampling.</w:t>
      </w:r>
    </w:p>
    <w:p w14:paraId="7E65FEFC" w14:textId="77777777" w:rsidR="00173430" w:rsidRDefault="00410809">
      <w:pPr>
        <w:widowControl/>
        <w:spacing w:after="160" w:line="278" w:lineRule="auto"/>
        <w:ind w:left="362"/>
        <w:jc w:val="both"/>
        <w:rPr>
          <w:sz w:val="24"/>
          <w:szCs w:val="24"/>
        </w:rPr>
      </w:pPr>
      <w:r>
        <w:rPr>
          <w:sz w:val="24"/>
          <w:szCs w:val="24"/>
        </w:rPr>
        <w:t>5. Create MLP Model: Create an MLP model using the training data.</w:t>
      </w:r>
    </w:p>
    <w:p w14:paraId="29F417FD" w14:textId="77777777" w:rsidR="00173430" w:rsidRDefault="00410809">
      <w:pPr>
        <w:widowControl/>
        <w:spacing w:after="160" w:line="278" w:lineRule="auto"/>
        <w:ind w:left="362"/>
        <w:jc w:val="both"/>
        <w:rPr>
          <w:sz w:val="24"/>
          <w:szCs w:val="24"/>
        </w:rPr>
      </w:pPr>
      <w:r>
        <w:rPr>
          <w:sz w:val="24"/>
          <w:szCs w:val="24"/>
        </w:rPr>
        <w:t xml:space="preserve">6. Compile MLP Model: Compile the MLP model with a suitable optimizer, loss function, </w:t>
      </w:r>
    </w:p>
    <w:p w14:paraId="144903EE" w14:textId="77777777" w:rsidR="00173430" w:rsidRDefault="00410809">
      <w:pPr>
        <w:widowControl/>
        <w:spacing w:after="160" w:line="278" w:lineRule="auto"/>
        <w:ind w:left="362"/>
        <w:jc w:val="both"/>
        <w:rPr>
          <w:sz w:val="24"/>
          <w:szCs w:val="24"/>
        </w:rPr>
      </w:pPr>
      <w:r>
        <w:rPr>
          <w:sz w:val="24"/>
          <w:szCs w:val="24"/>
        </w:rPr>
        <w:t>and evaluation metrics.</w:t>
      </w:r>
    </w:p>
    <w:p w14:paraId="50286BB8" w14:textId="77777777" w:rsidR="00173430" w:rsidRDefault="00410809">
      <w:pPr>
        <w:widowControl/>
        <w:spacing w:after="160" w:line="278" w:lineRule="auto"/>
        <w:ind w:left="362"/>
        <w:jc w:val="both"/>
        <w:rPr>
          <w:sz w:val="24"/>
          <w:szCs w:val="24"/>
        </w:rPr>
      </w:pPr>
      <w:r>
        <w:rPr>
          <w:sz w:val="24"/>
          <w:szCs w:val="24"/>
        </w:rPr>
        <w:t>7. Train MLP Model: Train the MLP model using the training data.</w:t>
      </w:r>
    </w:p>
    <w:p w14:paraId="39B95CC4" w14:textId="77777777" w:rsidR="00173430" w:rsidRDefault="00410809">
      <w:pPr>
        <w:widowControl/>
        <w:spacing w:after="160" w:line="278" w:lineRule="auto"/>
        <w:ind w:left="362"/>
        <w:jc w:val="both"/>
        <w:rPr>
          <w:sz w:val="24"/>
          <w:szCs w:val="24"/>
        </w:rPr>
      </w:pPr>
      <w:r>
        <w:rPr>
          <w:sz w:val="24"/>
          <w:szCs w:val="24"/>
        </w:rPr>
        <w:t>8. Evaluate MLP Model: Evaluate the MLP model using the testing data.</w:t>
      </w:r>
    </w:p>
    <w:p w14:paraId="1728ACC3" w14:textId="77777777" w:rsidR="00173430" w:rsidRDefault="00410809">
      <w:pPr>
        <w:widowControl/>
        <w:spacing w:after="160" w:line="278" w:lineRule="auto"/>
        <w:ind w:left="362"/>
        <w:jc w:val="both"/>
        <w:rPr>
          <w:b/>
          <w:bCs/>
          <w:sz w:val="24"/>
          <w:szCs w:val="24"/>
        </w:rPr>
      </w:pPr>
      <w:r>
        <w:rPr>
          <w:b/>
          <w:bCs/>
          <w:sz w:val="24"/>
          <w:szCs w:val="24"/>
        </w:rPr>
        <w:lastRenderedPageBreak/>
        <w:t>CODING</w:t>
      </w:r>
    </w:p>
    <w:p w14:paraId="0E787B5A" w14:textId="77777777" w:rsidR="00173430" w:rsidRDefault="00410809">
      <w:pPr>
        <w:widowControl/>
        <w:spacing w:after="160" w:line="278" w:lineRule="auto"/>
        <w:ind w:left="362"/>
        <w:jc w:val="both"/>
        <w:rPr>
          <w:b/>
          <w:bCs/>
          <w:sz w:val="24"/>
          <w:szCs w:val="24"/>
        </w:rPr>
      </w:pPr>
      <w:r>
        <w:rPr>
          <w:b/>
          <w:bCs/>
          <w:sz w:val="24"/>
          <w:szCs w:val="24"/>
        </w:rPr>
        <w:t># Import libraries</w:t>
      </w:r>
    </w:p>
    <w:p w14:paraId="3F20DC40" w14:textId="77777777" w:rsidR="00173430" w:rsidRDefault="00410809">
      <w:pPr>
        <w:widowControl/>
        <w:spacing w:after="160" w:line="278" w:lineRule="auto"/>
        <w:ind w:left="362"/>
        <w:jc w:val="both"/>
        <w:rPr>
          <w:sz w:val="24"/>
          <w:szCs w:val="24"/>
        </w:rPr>
      </w:pPr>
      <w:r>
        <w:rPr>
          <w:sz w:val="24"/>
          <w:szCs w:val="24"/>
        </w:rPr>
        <w:t xml:space="preserve">from </w:t>
      </w:r>
      <w:proofErr w:type="spellStart"/>
      <w:proofErr w:type="gramStart"/>
      <w:r>
        <w:rPr>
          <w:sz w:val="24"/>
          <w:szCs w:val="24"/>
        </w:rPr>
        <w:t>keras.models</w:t>
      </w:r>
      <w:proofErr w:type="spellEnd"/>
      <w:proofErr w:type="gramEnd"/>
      <w:r>
        <w:rPr>
          <w:sz w:val="24"/>
          <w:szCs w:val="24"/>
        </w:rPr>
        <w:t xml:space="preserve"> import Sequential</w:t>
      </w:r>
    </w:p>
    <w:p w14:paraId="6AAE51B3" w14:textId="77777777" w:rsidR="00173430" w:rsidRDefault="00410809">
      <w:pPr>
        <w:widowControl/>
        <w:spacing w:after="160" w:line="278" w:lineRule="auto"/>
        <w:ind w:left="362"/>
        <w:jc w:val="both"/>
        <w:rPr>
          <w:sz w:val="24"/>
          <w:szCs w:val="24"/>
        </w:rPr>
      </w:pPr>
      <w:r>
        <w:rPr>
          <w:sz w:val="24"/>
          <w:szCs w:val="24"/>
        </w:rPr>
        <w:t xml:space="preserve">from </w:t>
      </w:r>
      <w:proofErr w:type="spellStart"/>
      <w:proofErr w:type="gramStart"/>
      <w:r>
        <w:rPr>
          <w:sz w:val="24"/>
          <w:szCs w:val="24"/>
        </w:rPr>
        <w:t>keras.layers</w:t>
      </w:r>
      <w:proofErr w:type="spellEnd"/>
      <w:proofErr w:type="gramEnd"/>
      <w:r>
        <w:rPr>
          <w:sz w:val="24"/>
          <w:szCs w:val="24"/>
        </w:rPr>
        <w:t xml:space="preserve"> import Dense</w:t>
      </w:r>
    </w:p>
    <w:p w14:paraId="3C8120AF" w14:textId="77777777" w:rsidR="00173430" w:rsidRDefault="00410809">
      <w:pPr>
        <w:widowControl/>
        <w:spacing w:after="160" w:line="278" w:lineRule="auto"/>
        <w:ind w:left="362"/>
        <w:jc w:val="both"/>
        <w:rPr>
          <w:sz w:val="24"/>
          <w:szCs w:val="24"/>
        </w:rPr>
      </w:pPr>
      <w:r>
        <w:rPr>
          <w:sz w:val="24"/>
          <w:szCs w:val="24"/>
        </w:rPr>
        <w:t xml:space="preserve">from </w:t>
      </w:r>
      <w:proofErr w:type="spellStart"/>
      <w:proofErr w:type="gramStart"/>
      <w:r>
        <w:rPr>
          <w:sz w:val="24"/>
          <w:szCs w:val="24"/>
        </w:rPr>
        <w:t>sklearn.datasets</w:t>
      </w:r>
      <w:proofErr w:type="spellEnd"/>
      <w:proofErr w:type="gramEnd"/>
      <w:r>
        <w:rPr>
          <w:sz w:val="24"/>
          <w:szCs w:val="24"/>
        </w:rPr>
        <w:t xml:space="preserve"> import </w:t>
      </w:r>
      <w:proofErr w:type="spellStart"/>
      <w:r>
        <w:rPr>
          <w:sz w:val="24"/>
          <w:szCs w:val="24"/>
        </w:rPr>
        <w:t>load_iris</w:t>
      </w:r>
      <w:proofErr w:type="spellEnd"/>
    </w:p>
    <w:p w14:paraId="40CFBF8D" w14:textId="77777777" w:rsidR="00173430" w:rsidRDefault="00410809">
      <w:pPr>
        <w:widowControl/>
        <w:spacing w:after="160" w:line="278" w:lineRule="auto"/>
        <w:ind w:left="362"/>
        <w:jc w:val="both"/>
        <w:rPr>
          <w:sz w:val="24"/>
          <w:szCs w:val="24"/>
        </w:rPr>
      </w:pPr>
      <w:r>
        <w:rPr>
          <w:sz w:val="24"/>
          <w:szCs w:val="24"/>
        </w:rPr>
        <w:t xml:space="preserve">from </w:t>
      </w:r>
      <w:proofErr w:type="spellStart"/>
      <w:proofErr w:type="gramStart"/>
      <w:r>
        <w:rPr>
          <w:sz w:val="24"/>
          <w:szCs w:val="24"/>
        </w:rPr>
        <w:t>sklearn.model</w:t>
      </w:r>
      <w:proofErr w:type="gramEnd"/>
      <w:r>
        <w:rPr>
          <w:sz w:val="24"/>
          <w:szCs w:val="24"/>
        </w:rPr>
        <w:t>_selection</w:t>
      </w:r>
      <w:proofErr w:type="spellEnd"/>
      <w:r>
        <w:rPr>
          <w:sz w:val="24"/>
          <w:szCs w:val="24"/>
        </w:rPr>
        <w:t xml:space="preserve"> import </w:t>
      </w:r>
      <w:proofErr w:type="spellStart"/>
      <w:r>
        <w:rPr>
          <w:sz w:val="24"/>
          <w:szCs w:val="24"/>
        </w:rPr>
        <w:t>train_test_split</w:t>
      </w:r>
      <w:proofErr w:type="spellEnd"/>
    </w:p>
    <w:p w14:paraId="7CF4663A" w14:textId="77777777" w:rsidR="00173430" w:rsidRDefault="00410809">
      <w:pPr>
        <w:widowControl/>
        <w:spacing w:after="160" w:line="278" w:lineRule="auto"/>
        <w:ind w:left="362"/>
        <w:jc w:val="both"/>
        <w:rPr>
          <w:sz w:val="24"/>
          <w:szCs w:val="24"/>
        </w:rPr>
      </w:pPr>
      <w:r>
        <w:rPr>
          <w:sz w:val="24"/>
          <w:szCs w:val="24"/>
        </w:rPr>
        <w:t xml:space="preserve">from </w:t>
      </w:r>
      <w:proofErr w:type="spellStart"/>
      <w:proofErr w:type="gramStart"/>
      <w:r>
        <w:rPr>
          <w:sz w:val="24"/>
          <w:szCs w:val="24"/>
        </w:rPr>
        <w:t>sklearn.preprocessing</w:t>
      </w:r>
      <w:proofErr w:type="spellEnd"/>
      <w:proofErr w:type="gramEnd"/>
      <w:r>
        <w:rPr>
          <w:sz w:val="24"/>
          <w:szCs w:val="24"/>
        </w:rPr>
        <w:t xml:space="preserve"> import </w:t>
      </w:r>
      <w:proofErr w:type="spellStart"/>
      <w:r>
        <w:rPr>
          <w:sz w:val="24"/>
          <w:szCs w:val="24"/>
        </w:rPr>
        <w:t>StandardScaler</w:t>
      </w:r>
      <w:proofErr w:type="spellEnd"/>
    </w:p>
    <w:p w14:paraId="4702AF63" w14:textId="77777777" w:rsidR="00173430" w:rsidRDefault="00410809">
      <w:pPr>
        <w:widowControl/>
        <w:spacing w:after="160" w:line="278" w:lineRule="auto"/>
        <w:ind w:left="362"/>
        <w:jc w:val="both"/>
        <w:rPr>
          <w:sz w:val="24"/>
          <w:szCs w:val="24"/>
        </w:rPr>
      </w:pPr>
      <w:r>
        <w:rPr>
          <w:sz w:val="24"/>
          <w:szCs w:val="24"/>
        </w:rPr>
        <w:t xml:space="preserve">from </w:t>
      </w:r>
      <w:proofErr w:type="spellStart"/>
      <w:proofErr w:type="gramStart"/>
      <w:r>
        <w:rPr>
          <w:sz w:val="24"/>
          <w:szCs w:val="24"/>
        </w:rPr>
        <w:t>sklearn.metrics</w:t>
      </w:r>
      <w:proofErr w:type="spellEnd"/>
      <w:proofErr w:type="gramEnd"/>
      <w:r>
        <w:rPr>
          <w:sz w:val="24"/>
          <w:szCs w:val="24"/>
        </w:rPr>
        <w:t xml:space="preserve"> import </w:t>
      </w:r>
      <w:proofErr w:type="spellStart"/>
      <w:r>
        <w:rPr>
          <w:sz w:val="24"/>
          <w:szCs w:val="24"/>
        </w:rPr>
        <w:t>accuracy_score</w:t>
      </w:r>
      <w:proofErr w:type="spellEnd"/>
      <w:r>
        <w:rPr>
          <w:sz w:val="24"/>
          <w:szCs w:val="24"/>
        </w:rPr>
        <w:t xml:space="preserve">, </w:t>
      </w:r>
      <w:proofErr w:type="spellStart"/>
      <w:r>
        <w:rPr>
          <w:sz w:val="24"/>
          <w:szCs w:val="24"/>
        </w:rPr>
        <w:t>classification_report</w:t>
      </w:r>
      <w:proofErr w:type="spellEnd"/>
      <w:r>
        <w:rPr>
          <w:sz w:val="24"/>
          <w:szCs w:val="24"/>
        </w:rPr>
        <w:t xml:space="preserve">, </w:t>
      </w:r>
      <w:proofErr w:type="spellStart"/>
      <w:r>
        <w:rPr>
          <w:sz w:val="24"/>
          <w:szCs w:val="24"/>
        </w:rPr>
        <w:t>confusion_matrix</w:t>
      </w:r>
      <w:proofErr w:type="spellEnd"/>
    </w:p>
    <w:p w14:paraId="4D0F4D98" w14:textId="77777777" w:rsidR="00173430" w:rsidRDefault="00410809">
      <w:pPr>
        <w:widowControl/>
        <w:spacing w:after="160" w:line="278" w:lineRule="auto"/>
        <w:ind w:left="362"/>
        <w:jc w:val="both"/>
        <w:rPr>
          <w:b/>
          <w:bCs/>
          <w:sz w:val="24"/>
          <w:szCs w:val="24"/>
        </w:rPr>
      </w:pPr>
      <w:r>
        <w:rPr>
          <w:b/>
          <w:bCs/>
          <w:sz w:val="24"/>
          <w:szCs w:val="24"/>
        </w:rPr>
        <w:t># Load dataset</w:t>
      </w:r>
    </w:p>
    <w:p w14:paraId="5F2097E2" w14:textId="77777777" w:rsidR="00173430" w:rsidRDefault="00410809">
      <w:pPr>
        <w:widowControl/>
        <w:spacing w:after="160" w:line="278" w:lineRule="auto"/>
        <w:ind w:left="362"/>
        <w:jc w:val="both"/>
        <w:rPr>
          <w:sz w:val="24"/>
          <w:szCs w:val="24"/>
        </w:rPr>
      </w:pPr>
      <w:r>
        <w:rPr>
          <w:sz w:val="24"/>
          <w:szCs w:val="24"/>
        </w:rPr>
        <w:t xml:space="preserve">iris = </w:t>
      </w:r>
      <w:proofErr w:type="spellStart"/>
      <w:r>
        <w:rPr>
          <w:sz w:val="24"/>
          <w:szCs w:val="24"/>
        </w:rPr>
        <w:t>load_</w:t>
      </w:r>
      <w:proofErr w:type="gramStart"/>
      <w:r>
        <w:rPr>
          <w:sz w:val="24"/>
          <w:szCs w:val="24"/>
        </w:rPr>
        <w:t>iris</w:t>
      </w:r>
      <w:proofErr w:type="spellEnd"/>
      <w:r>
        <w:rPr>
          <w:sz w:val="24"/>
          <w:szCs w:val="24"/>
        </w:rPr>
        <w:t>(</w:t>
      </w:r>
      <w:proofErr w:type="gramEnd"/>
      <w:r>
        <w:rPr>
          <w:sz w:val="24"/>
          <w:szCs w:val="24"/>
        </w:rPr>
        <w:t>)</w:t>
      </w:r>
    </w:p>
    <w:p w14:paraId="006FA6E0" w14:textId="77777777" w:rsidR="00173430" w:rsidRDefault="00410809">
      <w:pPr>
        <w:widowControl/>
        <w:spacing w:after="160" w:line="278" w:lineRule="auto"/>
        <w:ind w:left="362"/>
        <w:jc w:val="both"/>
        <w:rPr>
          <w:sz w:val="24"/>
          <w:szCs w:val="24"/>
        </w:rPr>
      </w:pPr>
      <w:r>
        <w:rPr>
          <w:sz w:val="24"/>
          <w:szCs w:val="24"/>
        </w:rPr>
        <w:t xml:space="preserve">X = </w:t>
      </w:r>
      <w:proofErr w:type="spellStart"/>
      <w:r>
        <w:rPr>
          <w:sz w:val="24"/>
          <w:szCs w:val="24"/>
        </w:rPr>
        <w:t>iris.data</w:t>
      </w:r>
      <w:proofErr w:type="spellEnd"/>
    </w:p>
    <w:p w14:paraId="566196D2" w14:textId="77777777" w:rsidR="00173430" w:rsidRDefault="00410809">
      <w:pPr>
        <w:widowControl/>
        <w:spacing w:after="160" w:line="278" w:lineRule="auto"/>
        <w:ind w:left="362"/>
        <w:jc w:val="both"/>
        <w:rPr>
          <w:sz w:val="24"/>
          <w:szCs w:val="24"/>
        </w:rPr>
      </w:pPr>
      <w:r>
        <w:rPr>
          <w:sz w:val="24"/>
          <w:szCs w:val="24"/>
        </w:rPr>
        <w:t xml:space="preserve">y = </w:t>
      </w:r>
      <w:proofErr w:type="spellStart"/>
      <w:proofErr w:type="gramStart"/>
      <w:r>
        <w:rPr>
          <w:sz w:val="24"/>
          <w:szCs w:val="24"/>
        </w:rPr>
        <w:t>iris.target</w:t>
      </w:r>
      <w:proofErr w:type="spellEnd"/>
      <w:proofErr w:type="gramEnd"/>
    </w:p>
    <w:p w14:paraId="78E3E003" w14:textId="77777777" w:rsidR="00173430" w:rsidRDefault="00410809">
      <w:pPr>
        <w:widowControl/>
        <w:spacing w:after="160" w:line="278" w:lineRule="auto"/>
        <w:ind w:left="362"/>
        <w:jc w:val="both"/>
        <w:rPr>
          <w:b/>
          <w:bCs/>
          <w:sz w:val="24"/>
          <w:szCs w:val="24"/>
        </w:rPr>
      </w:pPr>
      <w:r>
        <w:rPr>
          <w:b/>
          <w:bCs/>
          <w:sz w:val="24"/>
          <w:szCs w:val="24"/>
        </w:rPr>
        <w:t># Split data into training and testing sets</w:t>
      </w:r>
    </w:p>
    <w:p w14:paraId="5915C3B5" w14:textId="77777777" w:rsidR="00173430" w:rsidRDefault="00410809">
      <w:pPr>
        <w:widowControl/>
        <w:spacing w:after="160" w:line="278" w:lineRule="auto"/>
        <w:ind w:left="362"/>
        <w:jc w:val="both"/>
        <w:rPr>
          <w:sz w:val="24"/>
          <w:szCs w:val="24"/>
        </w:rPr>
      </w:pPr>
      <w:proofErr w:type="spellStart"/>
      <w:r>
        <w:rPr>
          <w:sz w:val="24"/>
          <w:szCs w:val="24"/>
        </w:rPr>
        <w:t>X_train</w:t>
      </w:r>
      <w:proofErr w:type="spellEnd"/>
      <w:r>
        <w:rPr>
          <w:sz w:val="24"/>
          <w:szCs w:val="24"/>
        </w:rPr>
        <w:t xml:space="preserve">, </w:t>
      </w:r>
      <w:proofErr w:type="spellStart"/>
      <w:r>
        <w:rPr>
          <w:sz w:val="24"/>
          <w:szCs w:val="24"/>
        </w:rPr>
        <w:t>X_test</w:t>
      </w:r>
      <w:proofErr w:type="spellEnd"/>
      <w:r>
        <w:rPr>
          <w:sz w:val="24"/>
          <w:szCs w:val="24"/>
        </w:rPr>
        <w:t xml:space="preserve">, </w:t>
      </w:r>
      <w:proofErr w:type="spellStart"/>
      <w:r>
        <w:rPr>
          <w:sz w:val="24"/>
          <w:szCs w:val="24"/>
        </w:rPr>
        <w:t>y_train</w:t>
      </w:r>
      <w:proofErr w:type="spellEnd"/>
      <w:r>
        <w:rPr>
          <w:sz w:val="24"/>
          <w:szCs w:val="24"/>
        </w:rPr>
        <w:t xml:space="preserve">, </w:t>
      </w:r>
      <w:proofErr w:type="spellStart"/>
      <w:r>
        <w:rPr>
          <w:sz w:val="24"/>
          <w:szCs w:val="24"/>
        </w:rPr>
        <w:t>y_test</w:t>
      </w:r>
      <w:proofErr w:type="spellEnd"/>
      <w:r>
        <w:rPr>
          <w:sz w:val="24"/>
          <w:szCs w:val="24"/>
        </w:rPr>
        <w:t xml:space="preserve"> = </w:t>
      </w:r>
      <w:proofErr w:type="spellStart"/>
      <w:r>
        <w:rPr>
          <w:sz w:val="24"/>
          <w:szCs w:val="24"/>
        </w:rPr>
        <w:t>train_test_</w:t>
      </w:r>
      <w:proofErr w:type="gramStart"/>
      <w:r>
        <w:rPr>
          <w:sz w:val="24"/>
          <w:szCs w:val="24"/>
        </w:rPr>
        <w:t>split</w:t>
      </w:r>
      <w:proofErr w:type="spellEnd"/>
      <w:r>
        <w:rPr>
          <w:sz w:val="24"/>
          <w:szCs w:val="24"/>
        </w:rPr>
        <w:t>(</w:t>
      </w:r>
      <w:proofErr w:type="gramEnd"/>
      <w:r>
        <w:rPr>
          <w:sz w:val="24"/>
          <w:szCs w:val="24"/>
        </w:rPr>
        <w:t xml:space="preserve">X, y, </w:t>
      </w:r>
      <w:proofErr w:type="spellStart"/>
      <w:r>
        <w:rPr>
          <w:sz w:val="24"/>
          <w:szCs w:val="24"/>
        </w:rPr>
        <w:t>test_size</w:t>
      </w:r>
      <w:proofErr w:type="spellEnd"/>
      <w:r>
        <w:rPr>
          <w:sz w:val="24"/>
          <w:szCs w:val="24"/>
        </w:rPr>
        <w:t xml:space="preserve">=0.2, </w:t>
      </w:r>
      <w:proofErr w:type="spellStart"/>
      <w:r>
        <w:rPr>
          <w:sz w:val="24"/>
          <w:szCs w:val="24"/>
        </w:rPr>
        <w:t>random_state</w:t>
      </w:r>
      <w:proofErr w:type="spellEnd"/>
      <w:r>
        <w:rPr>
          <w:sz w:val="24"/>
          <w:szCs w:val="24"/>
        </w:rPr>
        <w:t>=42)</w:t>
      </w:r>
    </w:p>
    <w:p w14:paraId="3301D0E5" w14:textId="77777777" w:rsidR="00173430" w:rsidRDefault="00410809">
      <w:pPr>
        <w:widowControl/>
        <w:spacing w:after="160" w:line="278" w:lineRule="auto"/>
        <w:ind w:left="362"/>
        <w:jc w:val="both"/>
        <w:rPr>
          <w:b/>
          <w:bCs/>
          <w:sz w:val="24"/>
          <w:szCs w:val="24"/>
        </w:rPr>
      </w:pPr>
      <w:r>
        <w:rPr>
          <w:b/>
          <w:bCs/>
          <w:sz w:val="24"/>
          <w:szCs w:val="24"/>
        </w:rPr>
        <w:t xml:space="preserve"># Scale data using </w:t>
      </w:r>
      <w:proofErr w:type="spellStart"/>
      <w:r>
        <w:rPr>
          <w:b/>
          <w:bCs/>
          <w:sz w:val="24"/>
          <w:szCs w:val="24"/>
        </w:rPr>
        <w:t>StandardScaler</w:t>
      </w:r>
      <w:proofErr w:type="spellEnd"/>
    </w:p>
    <w:p w14:paraId="67B7A85F" w14:textId="77777777" w:rsidR="00173430" w:rsidRDefault="00410809">
      <w:pPr>
        <w:widowControl/>
        <w:spacing w:after="160" w:line="278" w:lineRule="auto"/>
        <w:ind w:left="362"/>
        <w:jc w:val="both"/>
        <w:rPr>
          <w:sz w:val="24"/>
          <w:szCs w:val="24"/>
        </w:rPr>
      </w:pPr>
      <w:r>
        <w:rPr>
          <w:sz w:val="24"/>
          <w:szCs w:val="24"/>
        </w:rPr>
        <w:t xml:space="preserve">scaler = </w:t>
      </w:r>
      <w:proofErr w:type="spellStart"/>
      <w:proofErr w:type="gramStart"/>
      <w:r>
        <w:rPr>
          <w:sz w:val="24"/>
          <w:szCs w:val="24"/>
        </w:rPr>
        <w:t>StandardScaler</w:t>
      </w:r>
      <w:proofErr w:type="spellEnd"/>
      <w:r>
        <w:rPr>
          <w:sz w:val="24"/>
          <w:szCs w:val="24"/>
        </w:rPr>
        <w:t>(</w:t>
      </w:r>
      <w:proofErr w:type="gramEnd"/>
      <w:r>
        <w:rPr>
          <w:sz w:val="24"/>
          <w:szCs w:val="24"/>
        </w:rPr>
        <w:t>)</w:t>
      </w:r>
    </w:p>
    <w:p w14:paraId="0BC333C9" w14:textId="77777777" w:rsidR="00173430" w:rsidRDefault="00410809">
      <w:pPr>
        <w:widowControl/>
        <w:spacing w:after="160" w:line="278" w:lineRule="auto"/>
        <w:ind w:left="362"/>
        <w:jc w:val="both"/>
        <w:rPr>
          <w:sz w:val="24"/>
          <w:szCs w:val="24"/>
        </w:rPr>
      </w:pPr>
      <w:proofErr w:type="spellStart"/>
      <w:r>
        <w:rPr>
          <w:sz w:val="24"/>
          <w:szCs w:val="24"/>
        </w:rPr>
        <w:t>X_train</w:t>
      </w:r>
      <w:proofErr w:type="spellEnd"/>
      <w:r>
        <w:rPr>
          <w:sz w:val="24"/>
          <w:szCs w:val="24"/>
        </w:rPr>
        <w:t xml:space="preserve"> = </w:t>
      </w:r>
      <w:proofErr w:type="spellStart"/>
      <w:r>
        <w:rPr>
          <w:sz w:val="24"/>
          <w:szCs w:val="24"/>
        </w:rPr>
        <w:t>scaler.fit_transform</w:t>
      </w:r>
      <w:proofErr w:type="spellEnd"/>
      <w:r>
        <w:rPr>
          <w:sz w:val="24"/>
          <w:szCs w:val="24"/>
        </w:rPr>
        <w:t>(</w:t>
      </w:r>
      <w:proofErr w:type="spellStart"/>
      <w:r>
        <w:rPr>
          <w:sz w:val="24"/>
          <w:szCs w:val="24"/>
        </w:rPr>
        <w:t>X_train</w:t>
      </w:r>
      <w:proofErr w:type="spellEnd"/>
      <w:r>
        <w:rPr>
          <w:sz w:val="24"/>
          <w:szCs w:val="24"/>
        </w:rPr>
        <w:t>)</w:t>
      </w:r>
    </w:p>
    <w:p w14:paraId="5AA64F61" w14:textId="77777777" w:rsidR="00173430" w:rsidRDefault="00410809">
      <w:pPr>
        <w:widowControl/>
        <w:spacing w:after="160" w:line="278" w:lineRule="auto"/>
        <w:ind w:left="362"/>
        <w:jc w:val="both"/>
        <w:rPr>
          <w:sz w:val="24"/>
          <w:szCs w:val="24"/>
        </w:rPr>
      </w:pPr>
      <w:proofErr w:type="spellStart"/>
      <w:r>
        <w:rPr>
          <w:sz w:val="24"/>
          <w:szCs w:val="24"/>
        </w:rPr>
        <w:t>X_test</w:t>
      </w:r>
      <w:proofErr w:type="spellEnd"/>
      <w:r>
        <w:rPr>
          <w:sz w:val="24"/>
          <w:szCs w:val="24"/>
        </w:rPr>
        <w:t xml:space="preserve"> = </w:t>
      </w:r>
      <w:proofErr w:type="spellStart"/>
      <w:proofErr w:type="gramStart"/>
      <w:r>
        <w:rPr>
          <w:sz w:val="24"/>
          <w:szCs w:val="24"/>
        </w:rPr>
        <w:t>scaler.transform</w:t>
      </w:r>
      <w:proofErr w:type="spellEnd"/>
      <w:proofErr w:type="gramEnd"/>
      <w:r>
        <w:rPr>
          <w:sz w:val="24"/>
          <w:szCs w:val="24"/>
        </w:rPr>
        <w:t>(</w:t>
      </w:r>
      <w:proofErr w:type="spellStart"/>
      <w:r>
        <w:rPr>
          <w:sz w:val="24"/>
          <w:szCs w:val="24"/>
        </w:rPr>
        <w:t>X_test</w:t>
      </w:r>
      <w:proofErr w:type="spellEnd"/>
      <w:r>
        <w:rPr>
          <w:sz w:val="24"/>
          <w:szCs w:val="24"/>
        </w:rPr>
        <w:t>)</w:t>
      </w:r>
    </w:p>
    <w:p w14:paraId="39402045" w14:textId="77777777" w:rsidR="00173430" w:rsidRDefault="00410809">
      <w:pPr>
        <w:widowControl/>
        <w:spacing w:after="160" w:line="278" w:lineRule="auto"/>
        <w:ind w:left="362"/>
        <w:jc w:val="both"/>
        <w:rPr>
          <w:b/>
          <w:bCs/>
          <w:sz w:val="24"/>
          <w:szCs w:val="24"/>
        </w:rPr>
      </w:pPr>
      <w:r>
        <w:rPr>
          <w:b/>
          <w:bCs/>
          <w:sz w:val="24"/>
          <w:szCs w:val="24"/>
        </w:rPr>
        <w:t># Create MLP model</w:t>
      </w:r>
    </w:p>
    <w:p w14:paraId="6C22BD59" w14:textId="77777777" w:rsidR="00173430" w:rsidRDefault="00410809">
      <w:pPr>
        <w:widowControl/>
        <w:spacing w:after="160" w:line="278" w:lineRule="auto"/>
        <w:ind w:left="362"/>
        <w:jc w:val="both"/>
        <w:rPr>
          <w:sz w:val="24"/>
          <w:szCs w:val="24"/>
        </w:rPr>
      </w:pPr>
      <w:r>
        <w:rPr>
          <w:sz w:val="24"/>
          <w:szCs w:val="24"/>
        </w:rPr>
        <w:t xml:space="preserve">model = </w:t>
      </w:r>
      <w:proofErr w:type="gramStart"/>
      <w:r>
        <w:rPr>
          <w:sz w:val="24"/>
          <w:szCs w:val="24"/>
        </w:rPr>
        <w:t>Sequential(</w:t>
      </w:r>
      <w:proofErr w:type="gramEnd"/>
      <w:r>
        <w:rPr>
          <w:sz w:val="24"/>
          <w:szCs w:val="24"/>
        </w:rPr>
        <w:t>)</w:t>
      </w:r>
    </w:p>
    <w:p w14:paraId="0BC6E7B6" w14:textId="77777777" w:rsidR="00173430" w:rsidRDefault="00173430">
      <w:pPr>
        <w:widowControl/>
        <w:spacing w:after="160" w:line="278" w:lineRule="auto"/>
        <w:ind w:left="362"/>
        <w:jc w:val="both"/>
        <w:rPr>
          <w:sz w:val="24"/>
          <w:szCs w:val="24"/>
        </w:rPr>
      </w:pPr>
    </w:p>
    <w:p w14:paraId="68B3E5A4" w14:textId="77777777" w:rsidR="00173430" w:rsidRDefault="00410809">
      <w:pPr>
        <w:widowControl/>
        <w:spacing w:after="160" w:line="278" w:lineRule="auto"/>
        <w:ind w:left="362"/>
        <w:jc w:val="both"/>
        <w:rPr>
          <w:sz w:val="24"/>
          <w:szCs w:val="24"/>
        </w:rPr>
      </w:pPr>
      <w:proofErr w:type="spellStart"/>
      <w:proofErr w:type="gramStart"/>
      <w:r>
        <w:rPr>
          <w:sz w:val="24"/>
          <w:szCs w:val="24"/>
        </w:rPr>
        <w:t>model.add</w:t>
      </w:r>
      <w:proofErr w:type="spellEnd"/>
      <w:r>
        <w:rPr>
          <w:sz w:val="24"/>
          <w:szCs w:val="24"/>
        </w:rPr>
        <w:t>(Dense(</w:t>
      </w:r>
      <w:proofErr w:type="gramEnd"/>
      <w:r>
        <w:rPr>
          <w:sz w:val="24"/>
          <w:szCs w:val="24"/>
        </w:rPr>
        <w:t>64, activation='</w:t>
      </w:r>
      <w:proofErr w:type="spellStart"/>
      <w:r>
        <w:rPr>
          <w:sz w:val="24"/>
          <w:szCs w:val="24"/>
        </w:rPr>
        <w:t>relu</w:t>
      </w:r>
      <w:proofErr w:type="spellEnd"/>
      <w:r>
        <w:rPr>
          <w:sz w:val="24"/>
          <w:szCs w:val="24"/>
        </w:rPr>
        <w:t xml:space="preserve">', </w:t>
      </w:r>
      <w:proofErr w:type="spellStart"/>
      <w:r>
        <w:rPr>
          <w:sz w:val="24"/>
          <w:szCs w:val="24"/>
        </w:rPr>
        <w:t>input_shape</w:t>
      </w:r>
      <w:proofErr w:type="spellEnd"/>
      <w:proofErr w:type="gramStart"/>
      <w:r>
        <w:rPr>
          <w:sz w:val="24"/>
          <w:szCs w:val="24"/>
        </w:rPr>
        <w:t>=(</w:t>
      </w:r>
      <w:proofErr w:type="gramEnd"/>
      <w:r>
        <w:rPr>
          <w:sz w:val="24"/>
          <w:szCs w:val="24"/>
        </w:rPr>
        <w:t>4,)))</w:t>
      </w:r>
    </w:p>
    <w:p w14:paraId="587DAB14" w14:textId="77777777" w:rsidR="00173430" w:rsidRDefault="00410809">
      <w:pPr>
        <w:widowControl/>
        <w:spacing w:after="160" w:line="278" w:lineRule="auto"/>
        <w:ind w:left="362"/>
        <w:jc w:val="both"/>
        <w:rPr>
          <w:sz w:val="24"/>
          <w:szCs w:val="24"/>
        </w:rPr>
      </w:pPr>
      <w:proofErr w:type="spellStart"/>
      <w:proofErr w:type="gramStart"/>
      <w:r>
        <w:rPr>
          <w:sz w:val="24"/>
          <w:szCs w:val="24"/>
        </w:rPr>
        <w:t>model.add</w:t>
      </w:r>
      <w:proofErr w:type="spellEnd"/>
      <w:r>
        <w:rPr>
          <w:sz w:val="24"/>
          <w:szCs w:val="24"/>
        </w:rPr>
        <w:t>(Dense(</w:t>
      </w:r>
      <w:proofErr w:type="gramEnd"/>
      <w:r>
        <w:rPr>
          <w:sz w:val="24"/>
          <w:szCs w:val="24"/>
        </w:rPr>
        <w:t>32, activation='</w:t>
      </w:r>
      <w:proofErr w:type="spellStart"/>
      <w:r>
        <w:rPr>
          <w:sz w:val="24"/>
          <w:szCs w:val="24"/>
        </w:rPr>
        <w:t>relu</w:t>
      </w:r>
      <w:proofErr w:type="spellEnd"/>
      <w:r>
        <w:rPr>
          <w:sz w:val="24"/>
          <w:szCs w:val="24"/>
        </w:rPr>
        <w:t>'))</w:t>
      </w:r>
    </w:p>
    <w:p w14:paraId="68190AAF" w14:textId="77777777" w:rsidR="00173430" w:rsidRDefault="00410809">
      <w:pPr>
        <w:widowControl/>
        <w:spacing w:after="160" w:line="278" w:lineRule="auto"/>
        <w:ind w:left="362"/>
        <w:jc w:val="both"/>
        <w:rPr>
          <w:sz w:val="24"/>
          <w:szCs w:val="24"/>
        </w:rPr>
      </w:pPr>
      <w:proofErr w:type="spellStart"/>
      <w:proofErr w:type="gramStart"/>
      <w:r>
        <w:rPr>
          <w:sz w:val="24"/>
          <w:szCs w:val="24"/>
        </w:rPr>
        <w:t>model.add</w:t>
      </w:r>
      <w:proofErr w:type="spellEnd"/>
      <w:r>
        <w:rPr>
          <w:sz w:val="24"/>
          <w:szCs w:val="24"/>
        </w:rPr>
        <w:t>(Dense(</w:t>
      </w:r>
      <w:proofErr w:type="gramEnd"/>
      <w:r>
        <w:rPr>
          <w:sz w:val="24"/>
          <w:szCs w:val="24"/>
        </w:rPr>
        <w:t>3, activation='</w:t>
      </w:r>
      <w:proofErr w:type="spellStart"/>
      <w:r>
        <w:rPr>
          <w:sz w:val="24"/>
          <w:szCs w:val="24"/>
        </w:rPr>
        <w:t>softmax</w:t>
      </w:r>
      <w:proofErr w:type="spellEnd"/>
      <w:r>
        <w:rPr>
          <w:sz w:val="24"/>
          <w:szCs w:val="24"/>
        </w:rPr>
        <w:t>'))</w:t>
      </w:r>
    </w:p>
    <w:p w14:paraId="23BBD569" w14:textId="77777777" w:rsidR="00173430" w:rsidRDefault="00410809">
      <w:pPr>
        <w:widowControl/>
        <w:spacing w:after="160" w:line="278" w:lineRule="auto"/>
        <w:ind w:left="362"/>
        <w:jc w:val="both"/>
        <w:rPr>
          <w:b/>
          <w:bCs/>
          <w:sz w:val="24"/>
          <w:szCs w:val="24"/>
        </w:rPr>
      </w:pPr>
      <w:r>
        <w:rPr>
          <w:b/>
          <w:bCs/>
          <w:sz w:val="24"/>
          <w:szCs w:val="24"/>
        </w:rPr>
        <w:t># Compile MLP model</w:t>
      </w:r>
    </w:p>
    <w:p w14:paraId="77F6DDF4" w14:textId="77777777" w:rsidR="00173430" w:rsidRDefault="00410809">
      <w:pPr>
        <w:widowControl/>
        <w:spacing w:after="160" w:line="278" w:lineRule="auto"/>
        <w:ind w:left="362"/>
        <w:jc w:val="both"/>
        <w:rPr>
          <w:sz w:val="24"/>
          <w:szCs w:val="24"/>
        </w:rPr>
      </w:pPr>
      <w:proofErr w:type="gramStart"/>
      <w:r>
        <w:rPr>
          <w:sz w:val="24"/>
          <w:szCs w:val="24"/>
        </w:rPr>
        <w:t>model.compile</w:t>
      </w:r>
      <w:proofErr w:type="gramEnd"/>
      <w:r>
        <w:rPr>
          <w:sz w:val="24"/>
          <w:szCs w:val="24"/>
        </w:rPr>
        <w:t>(optimizer='adam</w:t>
      </w:r>
      <w:proofErr w:type="gramStart"/>
      <w:r>
        <w:rPr>
          <w:sz w:val="24"/>
          <w:szCs w:val="24"/>
        </w:rPr>
        <w:t>',loss</w:t>
      </w:r>
      <w:proofErr w:type="gramEnd"/>
      <w:r>
        <w:rPr>
          <w:sz w:val="24"/>
          <w:szCs w:val="24"/>
        </w:rPr>
        <w:t>='sparse_categorical_crossentropy', metrics=['accuracy'])</w:t>
      </w:r>
    </w:p>
    <w:p w14:paraId="54ADDE6A" w14:textId="77777777" w:rsidR="00173430" w:rsidRDefault="00410809">
      <w:pPr>
        <w:widowControl/>
        <w:spacing w:after="160" w:line="278" w:lineRule="auto"/>
        <w:ind w:left="362"/>
        <w:jc w:val="both"/>
        <w:rPr>
          <w:b/>
          <w:bCs/>
          <w:sz w:val="24"/>
          <w:szCs w:val="24"/>
        </w:rPr>
      </w:pPr>
      <w:r>
        <w:rPr>
          <w:b/>
          <w:bCs/>
          <w:sz w:val="24"/>
          <w:szCs w:val="24"/>
        </w:rPr>
        <w:t># Train MLP model</w:t>
      </w:r>
    </w:p>
    <w:p w14:paraId="2D3A5D41" w14:textId="77777777" w:rsidR="00173430" w:rsidRDefault="00410809">
      <w:pPr>
        <w:widowControl/>
        <w:spacing w:after="160" w:line="278" w:lineRule="auto"/>
        <w:ind w:left="362"/>
        <w:jc w:val="both"/>
        <w:rPr>
          <w:sz w:val="24"/>
          <w:szCs w:val="24"/>
        </w:rPr>
      </w:pPr>
      <w:proofErr w:type="spellStart"/>
      <w:proofErr w:type="gramStart"/>
      <w:r>
        <w:rPr>
          <w:sz w:val="24"/>
          <w:szCs w:val="24"/>
        </w:rPr>
        <w:t>model.fit</w:t>
      </w:r>
      <w:proofErr w:type="spellEnd"/>
      <w:r>
        <w:rPr>
          <w:sz w:val="24"/>
          <w:szCs w:val="24"/>
        </w:rPr>
        <w:t>(</w:t>
      </w:r>
      <w:proofErr w:type="spellStart"/>
      <w:proofErr w:type="gramEnd"/>
      <w:r>
        <w:rPr>
          <w:sz w:val="24"/>
          <w:szCs w:val="24"/>
        </w:rPr>
        <w:t>X_train</w:t>
      </w:r>
      <w:proofErr w:type="spellEnd"/>
      <w:r>
        <w:rPr>
          <w:sz w:val="24"/>
          <w:szCs w:val="24"/>
        </w:rPr>
        <w:t xml:space="preserve">, </w:t>
      </w:r>
      <w:proofErr w:type="spellStart"/>
      <w:r>
        <w:rPr>
          <w:sz w:val="24"/>
          <w:szCs w:val="24"/>
        </w:rPr>
        <w:t>y_train</w:t>
      </w:r>
      <w:proofErr w:type="spellEnd"/>
      <w:r>
        <w:rPr>
          <w:sz w:val="24"/>
          <w:szCs w:val="24"/>
        </w:rPr>
        <w:t xml:space="preserve">, epochs=100, </w:t>
      </w:r>
      <w:proofErr w:type="spellStart"/>
      <w:r>
        <w:rPr>
          <w:sz w:val="24"/>
          <w:szCs w:val="24"/>
        </w:rPr>
        <w:t>batch_size</w:t>
      </w:r>
      <w:proofErr w:type="spellEnd"/>
      <w:r>
        <w:rPr>
          <w:sz w:val="24"/>
          <w:szCs w:val="24"/>
        </w:rPr>
        <w:t xml:space="preserve">=32, </w:t>
      </w:r>
      <w:proofErr w:type="spellStart"/>
      <w:r>
        <w:rPr>
          <w:sz w:val="24"/>
          <w:szCs w:val="24"/>
        </w:rPr>
        <w:t>validation_data</w:t>
      </w:r>
      <w:proofErr w:type="spellEnd"/>
      <w:proofErr w:type="gramStart"/>
      <w:r>
        <w:rPr>
          <w:sz w:val="24"/>
          <w:szCs w:val="24"/>
        </w:rPr>
        <w:t>=(</w:t>
      </w:r>
      <w:proofErr w:type="spellStart"/>
      <w:proofErr w:type="gramEnd"/>
      <w:r>
        <w:rPr>
          <w:sz w:val="24"/>
          <w:szCs w:val="24"/>
        </w:rPr>
        <w:t>X_test</w:t>
      </w:r>
      <w:proofErr w:type="spellEnd"/>
      <w:r>
        <w:rPr>
          <w:sz w:val="24"/>
          <w:szCs w:val="24"/>
        </w:rPr>
        <w:t xml:space="preserve">, </w:t>
      </w:r>
      <w:proofErr w:type="spellStart"/>
      <w:r>
        <w:rPr>
          <w:sz w:val="24"/>
          <w:szCs w:val="24"/>
        </w:rPr>
        <w:t>y_test</w:t>
      </w:r>
      <w:proofErr w:type="spellEnd"/>
      <w:r>
        <w:rPr>
          <w:sz w:val="24"/>
          <w:szCs w:val="24"/>
        </w:rPr>
        <w:t>))</w:t>
      </w:r>
    </w:p>
    <w:p w14:paraId="33184ACD" w14:textId="77777777" w:rsidR="00173430" w:rsidRDefault="00410809">
      <w:pPr>
        <w:widowControl/>
        <w:spacing w:after="160" w:line="278" w:lineRule="auto"/>
        <w:ind w:left="362"/>
        <w:jc w:val="both"/>
        <w:rPr>
          <w:b/>
          <w:bCs/>
          <w:sz w:val="24"/>
          <w:szCs w:val="24"/>
        </w:rPr>
      </w:pPr>
      <w:r>
        <w:rPr>
          <w:b/>
          <w:bCs/>
          <w:sz w:val="24"/>
          <w:szCs w:val="24"/>
        </w:rPr>
        <w:t># Evaluate MLP model</w:t>
      </w:r>
    </w:p>
    <w:p w14:paraId="45FA5930" w14:textId="77777777" w:rsidR="00173430" w:rsidRDefault="00410809">
      <w:pPr>
        <w:widowControl/>
        <w:spacing w:after="160" w:line="278" w:lineRule="auto"/>
        <w:ind w:left="362"/>
        <w:jc w:val="both"/>
        <w:rPr>
          <w:sz w:val="24"/>
          <w:szCs w:val="24"/>
        </w:rPr>
      </w:pPr>
      <w:proofErr w:type="spellStart"/>
      <w:r>
        <w:rPr>
          <w:sz w:val="24"/>
          <w:szCs w:val="24"/>
        </w:rPr>
        <w:t>y_pred</w:t>
      </w:r>
      <w:proofErr w:type="spellEnd"/>
      <w:r>
        <w:rPr>
          <w:sz w:val="24"/>
          <w:szCs w:val="24"/>
        </w:rPr>
        <w:t xml:space="preserve"> = </w:t>
      </w:r>
      <w:proofErr w:type="spellStart"/>
      <w:proofErr w:type="gramStart"/>
      <w:r>
        <w:rPr>
          <w:sz w:val="24"/>
          <w:szCs w:val="24"/>
        </w:rPr>
        <w:t>model.predict</w:t>
      </w:r>
      <w:proofErr w:type="spellEnd"/>
      <w:proofErr w:type="gramEnd"/>
      <w:r>
        <w:rPr>
          <w:sz w:val="24"/>
          <w:szCs w:val="24"/>
        </w:rPr>
        <w:t>(</w:t>
      </w:r>
      <w:proofErr w:type="spellStart"/>
      <w:r>
        <w:rPr>
          <w:sz w:val="24"/>
          <w:szCs w:val="24"/>
        </w:rPr>
        <w:t>X_test</w:t>
      </w:r>
      <w:proofErr w:type="spellEnd"/>
      <w:r>
        <w:rPr>
          <w:sz w:val="24"/>
          <w:szCs w:val="24"/>
        </w:rPr>
        <w:t>)</w:t>
      </w:r>
    </w:p>
    <w:p w14:paraId="303C618D" w14:textId="77777777" w:rsidR="00173430" w:rsidRDefault="00410809">
      <w:pPr>
        <w:widowControl/>
        <w:spacing w:after="160" w:line="278" w:lineRule="auto"/>
        <w:ind w:left="362"/>
        <w:jc w:val="both"/>
        <w:rPr>
          <w:sz w:val="24"/>
          <w:szCs w:val="24"/>
        </w:rPr>
      </w:pPr>
      <w:proofErr w:type="spellStart"/>
      <w:r>
        <w:rPr>
          <w:sz w:val="24"/>
          <w:szCs w:val="24"/>
        </w:rPr>
        <w:t>y_pred_class</w:t>
      </w:r>
      <w:proofErr w:type="spellEnd"/>
      <w:r>
        <w:rPr>
          <w:sz w:val="24"/>
          <w:szCs w:val="24"/>
        </w:rPr>
        <w:t xml:space="preserve"> = </w:t>
      </w:r>
      <w:proofErr w:type="spellStart"/>
      <w:r>
        <w:rPr>
          <w:sz w:val="24"/>
          <w:szCs w:val="24"/>
        </w:rPr>
        <w:t>y_</w:t>
      </w:r>
      <w:proofErr w:type="gramStart"/>
      <w:r>
        <w:rPr>
          <w:sz w:val="24"/>
          <w:szCs w:val="24"/>
        </w:rPr>
        <w:t>pred.argmax</w:t>
      </w:r>
      <w:proofErr w:type="spellEnd"/>
      <w:proofErr w:type="gramEnd"/>
      <w:r>
        <w:rPr>
          <w:sz w:val="24"/>
          <w:szCs w:val="24"/>
        </w:rPr>
        <w:t>(-1)</w:t>
      </w:r>
    </w:p>
    <w:p w14:paraId="17773345" w14:textId="77777777" w:rsidR="00173430" w:rsidRDefault="00410809">
      <w:pPr>
        <w:widowControl/>
        <w:spacing w:after="160" w:line="278" w:lineRule="auto"/>
        <w:ind w:left="362"/>
        <w:jc w:val="both"/>
        <w:rPr>
          <w:sz w:val="24"/>
          <w:szCs w:val="24"/>
        </w:rPr>
      </w:pPr>
      <w:proofErr w:type="gramStart"/>
      <w:r>
        <w:rPr>
          <w:sz w:val="24"/>
          <w:szCs w:val="24"/>
        </w:rPr>
        <w:lastRenderedPageBreak/>
        <w:t>print(</w:t>
      </w:r>
      <w:proofErr w:type="gramEnd"/>
      <w:r>
        <w:rPr>
          <w:sz w:val="24"/>
          <w:szCs w:val="24"/>
        </w:rPr>
        <w:t xml:space="preserve">"Accuracy:", </w:t>
      </w:r>
      <w:proofErr w:type="spellStart"/>
      <w:r>
        <w:rPr>
          <w:sz w:val="24"/>
          <w:szCs w:val="24"/>
        </w:rPr>
        <w:t>accuracy_</w:t>
      </w:r>
      <w:proofErr w:type="gramStart"/>
      <w:r>
        <w:rPr>
          <w:sz w:val="24"/>
          <w:szCs w:val="24"/>
        </w:rPr>
        <w:t>score</w:t>
      </w:r>
      <w:proofErr w:type="spellEnd"/>
      <w:r>
        <w:rPr>
          <w:sz w:val="24"/>
          <w:szCs w:val="24"/>
        </w:rPr>
        <w:t>(</w:t>
      </w:r>
      <w:proofErr w:type="spellStart"/>
      <w:proofErr w:type="gramEnd"/>
      <w:r>
        <w:rPr>
          <w:sz w:val="24"/>
          <w:szCs w:val="24"/>
        </w:rPr>
        <w:t>y_test</w:t>
      </w:r>
      <w:proofErr w:type="spellEnd"/>
      <w:r>
        <w:rPr>
          <w:sz w:val="24"/>
          <w:szCs w:val="24"/>
        </w:rPr>
        <w:t xml:space="preserve">, </w:t>
      </w:r>
      <w:proofErr w:type="spellStart"/>
      <w:r>
        <w:rPr>
          <w:sz w:val="24"/>
          <w:szCs w:val="24"/>
        </w:rPr>
        <w:t>y_pred_class</w:t>
      </w:r>
      <w:proofErr w:type="spellEnd"/>
      <w:r>
        <w:rPr>
          <w:sz w:val="24"/>
          <w:szCs w:val="24"/>
        </w:rPr>
        <w:t>))</w:t>
      </w:r>
    </w:p>
    <w:p w14:paraId="52F697C3" w14:textId="77777777" w:rsidR="00173430" w:rsidRDefault="00410809">
      <w:pPr>
        <w:widowControl/>
        <w:spacing w:after="160" w:line="278" w:lineRule="auto"/>
        <w:ind w:left="362"/>
        <w:jc w:val="both"/>
        <w:rPr>
          <w:sz w:val="24"/>
          <w:szCs w:val="24"/>
        </w:rPr>
      </w:pPr>
      <w:proofErr w:type="gramStart"/>
      <w:r>
        <w:rPr>
          <w:sz w:val="24"/>
          <w:szCs w:val="24"/>
        </w:rPr>
        <w:t>print(</w:t>
      </w:r>
      <w:proofErr w:type="gramEnd"/>
      <w:r>
        <w:rPr>
          <w:sz w:val="24"/>
          <w:szCs w:val="24"/>
        </w:rPr>
        <w:t>"Classification Report:")</w:t>
      </w:r>
    </w:p>
    <w:p w14:paraId="5928E86F" w14:textId="77777777" w:rsidR="00173430" w:rsidRDefault="00410809">
      <w:pPr>
        <w:widowControl/>
        <w:spacing w:after="160" w:line="278" w:lineRule="auto"/>
        <w:ind w:left="362"/>
        <w:jc w:val="both"/>
        <w:rPr>
          <w:sz w:val="24"/>
          <w:szCs w:val="24"/>
        </w:rPr>
      </w:pPr>
      <w:proofErr w:type="gramStart"/>
      <w:r>
        <w:rPr>
          <w:sz w:val="24"/>
          <w:szCs w:val="24"/>
        </w:rPr>
        <w:t>print(</w:t>
      </w:r>
      <w:proofErr w:type="spellStart"/>
      <w:proofErr w:type="gramEnd"/>
      <w:r>
        <w:rPr>
          <w:sz w:val="24"/>
          <w:szCs w:val="24"/>
        </w:rPr>
        <w:t>classification_</w:t>
      </w:r>
      <w:proofErr w:type="gramStart"/>
      <w:r>
        <w:rPr>
          <w:sz w:val="24"/>
          <w:szCs w:val="24"/>
        </w:rPr>
        <w:t>report</w:t>
      </w:r>
      <w:proofErr w:type="spellEnd"/>
      <w:r>
        <w:rPr>
          <w:sz w:val="24"/>
          <w:szCs w:val="24"/>
        </w:rPr>
        <w:t>(</w:t>
      </w:r>
      <w:proofErr w:type="spellStart"/>
      <w:proofErr w:type="gramEnd"/>
      <w:r>
        <w:rPr>
          <w:sz w:val="24"/>
          <w:szCs w:val="24"/>
        </w:rPr>
        <w:t>y_test</w:t>
      </w:r>
      <w:proofErr w:type="spellEnd"/>
      <w:r>
        <w:rPr>
          <w:sz w:val="24"/>
          <w:szCs w:val="24"/>
        </w:rPr>
        <w:t xml:space="preserve">, </w:t>
      </w:r>
      <w:proofErr w:type="spellStart"/>
      <w:r>
        <w:rPr>
          <w:sz w:val="24"/>
          <w:szCs w:val="24"/>
        </w:rPr>
        <w:t>y_pred_class</w:t>
      </w:r>
      <w:proofErr w:type="spellEnd"/>
      <w:r>
        <w:rPr>
          <w:sz w:val="24"/>
          <w:szCs w:val="24"/>
        </w:rPr>
        <w:t>))</w:t>
      </w:r>
    </w:p>
    <w:p w14:paraId="1169C6F0" w14:textId="77777777" w:rsidR="00173430" w:rsidRDefault="00410809">
      <w:pPr>
        <w:widowControl/>
        <w:spacing w:after="160" w:line="278" w:lineRule="auto"/>
        <w:ind w:left="362"/>
        <w:jc w:val="both"/>
        <w:rPr>
          <w:sz w:val="24"/>
          <w:szCs w:val="24"/>
        </w:rPr>
      </w:pPr>
      <w:proofErr w:type="gramStart"/>
      <w:r>
        <w:rPr>
          <w:sz w:val="24"/>
          <w:szCs w:val="24"/>
        </w:rPr>
        <w:t>print(</w:t>
      </w:r>
      <w:proofErr w:type="gramEnd"/>
      <w:r>
        <w:rPr>
          <w:sz w:val="24"/>
          <w:szCs w:val="24"/>
        </w:rPr>
        <w:t>"Confusion Matrix:")</w:t>
      </w:r>
    </w:p>
    <w:p w14:paraId="2201AC26" w14:textId="77777777" w:rsidR="00173430" w:rsidRDefault="00410809">
      <w:pPr>
        <w:widowControl/>
        <w:spacing w:after="160" w:line="278" w:lineRule="auto"/>
        <w:ind w:left="362"/>
        <w:jc w:val="both"/>
        <w:rPr>
          <w:sz w:val="24"/>
          <w:szCs w:val="24"/>
        </w:rPr>
      </w:pPr>
      <w:proofErr w:type="gramStart"/>
      <w:r>
        <w:rPr>
          <w:sz w:val="24"/>
          <w:szCs w:val="24"/>
        </w:rPr>
        <w:t>print(</w:t>
      </w:r>
      <w:proofErr w:type="spellStart"/>
      <w:proofErr w:type="gramEnd"/>
      <w:r>
        <w:rPr>
          <w:sz w:val="24"/>
          <w:szCs w:val="24"/>
        </w:rPr>
        <w:t>confusion_</w:t>
      </w:r>
      <w:proofErr w:type="gramStart"/>
      <w:r>
        <w:rPr>
          <w:sz w:val="24"/>
          <w:szCs w:val="24"/>
        </w:rPr>
        <w:t>matrix</w:t>
      </w:r>
      <w:proofErr w:type="spellEnd"/>
      <w:r>
        <w:rPr>
          <w:sz w:val="24"/>
          <w:szCs w:val="24"/>
        </w:rPr>
        <w:t>(</w:t>
      </w:r>
      <w:proofErr w:type="spellStart"/>
      <w:proofErr w:type="gramEnd"/>
      <w:r>
        <w:rPr>
          <w:sz w:val="24"/>
          <w:szCs w:val="24"/>
        </w:rPr>
        <w:t>y_test</w:t>
      </w:r>
      <w:proofErr w:type="spellEnd"/>
      <w:r>
        <w:rPr>
          <w:sz w:val="24"/>
          <w:szCs w:val="24"/>
        </w:rPr>
        <w:t xml:space="preserve">, </w:t>
      </w:r>
      <w:proofErr w:type="spellStart"/>
      <w:r>
        <w:rPr>
          <w:sz w:val="24"/>
          <w:szCs w:val="24"/>
        </w:rPr>
        <w:t>y_pred_class</w:t>
      </w:r>
      <w:proofErr w:type="spellEnd"/>
      <w:r>
        <w:rPr>
          <w:sz w:val="24"/>
          <w:szCs w:val="24"/>
        </w:rPr>
        <w:t>))</w:t>
      </w:r>
    </w:p>
    <w:p w14:paraId="3535E1CE" w14:textId="77777777" w:rsidR="00173430" w:rsidRDefault="00410809">
      <w:pPr>
        <w:widowControl/>
        <w:spacing w:after="160" w:line="278" w:lineRule="auto"/>
        <w:ind w:left="362"/>
        <w:jc w:val="both"/>
        <w:rPr>
          <w:b/>
          <w:bCs/>
          <w:sz w:val="24"/>
          <w:szCs w:val="24"/>
        </w:rPr>
      </w:pPr>
      <w:r>
        <w:rPr>
          <w:b/>
          <w:bCs/>
          <w:sz w:val="24"/>
          <w:szCs w:val="24"/>
        </w:rPr>
        <w:t>OUTPUT:</w:t>
      </w:r>
    </w:p>
    <w:p w14:paraId="6F2477EC" w14:textId="77777777" w:rsidR="00173430" w:rsidRDefault="00410809">
      <w:pPr>
        <w:widowControl/>
        <w:spacing w:after="160" w:line="278" w:lineRule="auto"/>
        <w:ind w:left="362"/>
        <w:jc w:val="both"/>
        <w:rPr>
          <w:sz w:val="24"/>
          <w:szCs w:val="24"/>
        </w:rPr>
      </w:pPr>
      <w:r>
        <w:rPr>
          <w:sz w:val="24"/>
          <w:szCs w:val="24"/>
        </w:rPr>
        <w:t>Epoch 1/100</w:t>
      </w:r>
    </w:p>
    <w:p w14:paraId="65197BA3" w14:textId="77777777" w:rsidR="00173430" w:rsidRDefault="00410809">
      <w:pPr>
        <w:widowControl/>
        <w:spacing w:after="160" w:line="278" w:lineRule="auto"/>
        <w:ind w:left="362"/>
        <w:jc w:val="both"/>
        <w:rPr>
          <w:sz w:val="24"/>
          <w:szCs w:val="24"/>
        </w:rPr>
      </w:pPr>
      <w:r>
        <w:rPr>
          <w:b/>
          <w:bCs/>
          <w:sz w:val="24"/>
          <w:szCs w:val="24"/>
        </w:rPr>
        <w:t>4/4</w:t>
      </w:r>
      <w:r>
        <w:rPr>
          <w:sz w:val="24"/>
          <w:szCs w:val="24"/>
        </w:rPr>
        <w:t xml:space="preserve"> </w:t>
      </w:r>
      <w:r>
        <w:rPr>
          <w:rFonts w:ascii="MS Mincho" w:eastAsia="MS Mincho" w:hAnsi="MS Mincho" w:cs="MS Mincho"/>
          <w:sz w:val="24"/>
          <w:szCs w:val="24"/>
        </w:rPr>
        <w:t>━━━</w:t>
      </w:r>
      <w:r>
        <w:rPr>
          <w:sz w:val="24"/>
          <w:szCs w:val="24"/>
        </w:rPr>
        <w:t xml:space="preserve"> </w:t>
      </w:r>
      <w:r>
        <w:rPr>
          <w:b/>
          <w:bCs/>
          <w:sz w:val="24"/>
          <w:szCs w:val="24"/>
        </w:rPr>
        <w:t>2s</w:t>
      </w:r>
      <w:r>
        <w:rPr>
          <w:sz w:val="24"/>
          <w:szCs w:val="24"/>
        </w:rPr>
        <w:t xml:space="preserve"> 94ms/step - accuracy: 0.1538 - loss: 1.2616 - </w:t>
      </w:r>
      <w:proofErr w:type="spellStart"/>
      <w:r>
        <w:rPr>
          <w:sz w:val="24"/>
          <w:szCs w:val="24"/>
        </w:rPr>
        <w:t>val_accuracy</w:t>
      </w:r>
      <w:proofErr w:type="spellEnd"/>
      <w:r>
        <w:rPr>
          <w:sz w:val="24"/>
          <w:szCs w:val="24"/>
        </w:rPr>
        <w:t>: 0.3000 –</w:t>
      </w:r>
    </w:p>
    <w:p w14:paraId="1DA9136E" w14:textId="77777777" w:rsidR="00173430" w:rsidRDefault="00410809">
      <w:pPr>
        <w:widowControl/>
        <w:spacing w:after="160" w:line="278" w:lineRule="auto"/>
        <w:ind w:left="362"/>
        <w:jc w:val="both"/>
        <w:rPr>
          <w:sz w:val="24"/>
          <w:szCs w:val="24"/>
        </w:rPr>
      </w:pPr>
      <w:r>
        <w:rPr>
          <w:sz w:val="24"/>
          <w:szCs w:val="24"/>
        </w:rPr>
        <w:t xml:space="preserve"> </w:t>
      </w:r>
      <w:proofErr w:type="spellStart"/>
      <w:r>
        <w:rPr>
          <w:sz w:val="24"/>
          <w:szCs w:val="24"/>
        </w:rPr>
        <w:t>val_loss</w:t>
      </w:r>
      <w:proofErr w:type="spellEnd"/>
      <w:r>
        <w:rPr>
          <w:sz w:val="24"/>
          <w:szCs w:val="24"/>
        </w:rPr>
        <w:t>: 1.1495</w:t>
      </w:r>
    </w:p>
    <w:p w14:paraId="7A5B160F" w14:textId="77777777" w:rsidR="00173430" w:rsidRDefault="00410809">
      <w:pPr>
        <w:widowControl/>
        <w:spacing w:after="160" w:line="278" w:lineRule="auto"/>
        <w:ind w:left="362"/>
        <w:jc w:val="both"/>
        <w:rPr>
          <w:sz w:val="24"/>
          <w:szCs w:val="24"/>
        </w:rPr>
      </w:pPr>
      <w:r>
        <w:rPr>
          <w:sz w:val="24"/>
          <w:szCs w:val="24"/>
        </w:rPr>
        <w:t>Epoch 2/100</w:t>
      </w:r>
    </w:p>
    <w:p w14:paraId="136A3902" w14:textId="77777777" w:rsidR="00173430" w:rsidRDefault="00410809">
      <w:pPr>
        <w:widowControl/>
        <w:spacing w:after="160" w:line="278" w:lineRule="auto"/>
        <w:ind w:left="362"/>
        <w:jc w:val="both"/>
        <w:rPr>
          <w:sz w:val="24"/>
          <w:szCs w:val="24"/>
        </w:rPr>
      </w:pPr>
      <w:r>
        <w:rPr>
          <w:b/>
          <w:bCs/>
          <w:sz w:val="24"/>
          <w:szCs w:val="24"/>
        </w:rPr>
        <w:t>4/4</w:t>
      </w:r>
      <w:r>
        <w:rPr>
          <w:sz w:val="24"/>
          <w:szCs w:val="24"/>
        </w:rPr>
        <w:t xml:space="preserve"> </w:t>
      </w:r>
      <w:r>
        <w:rPr>
          <w:rFonts w:ascii="MS Mincho" w:eastAsia="MS Mincho" w:hAnsi="MS Mincho" w:cs="MS Mincho"/>
          <w:sz w:val="24"/>
          <w:szCs w:val="24"/>
        </w:rPr>
        <w:t>━━━━━━━</w:t>
      </w:r>
      <w:r>
        <w:rPr>
          <w:sz w:val="24"/>
          <w:szCs w:val="24"/>
        </w:rPr>
        <w:t xml:space="preserve"> </w:t>
      </w:r>
      <w:r>
        <w:rPr>
          <w:b/>
          <w:bCs/>
          <w:sz w:val="24"/>
          <w:szCs w:val="24"/>
        </w:rPr>
        <w:t>0s</w:t>
      </w:r>
      <w:r>
        <w:rPr>
          <w:sz w:val="24"/>
          <w:szCs w:val="24"/>
        </w:rPr>
        <w:t xml:space="preserve"> 29ms/step - accuracy: 0.4183 - loss: 1.1298 - </w:t>
      </w:r>
      <w:proofErr w:type="spellStart"/>
      <w:r>
        <w:rPr>
          <w:sz w:val="24"/>
          <w:szCs w:val="24"/>
        </w:rPr>
        <w:t>val_accuracy</w:t>
      </w:r>
      <w:proofErr w:type="spellEnd"/>
      <w:r>
        <w:rPr>
          <w:sz w:val="24"/>
          <w:szCs w:val="24"/>
        </w:rPr>
        <w:t xml:space="preserve">: 0.4000 - </w:t>
      </w:r>
      <w:proofErr w:type="spellStart"/>
      <w:r>
        <w:rPr>
          <w:sz w:val="24"/>
          <w:szCs w:val="24"/>
        </w:rPr>
        <w:t>val_loss</w:t>
      </w:r>
      <w:proofErr w:type="spellEnd"/>
      <w:r>
        <w:rPr>
          <w:sz w:val="24"/>
          <w:szCs w:val="24"/>
        </w:rPr>
        <w:t>: 1.0511</w:t>
      </w:r>
    </w:p>
    <w:p w14:paraId="6D19C96E" w14:textId="77777777" w:rsidR="00173430" w:rsidRDefault="00410809">
      <w:pPr>
        <w:widowControl/>
        <w:spacing w:after="160" w:line="278" w:lineRule="auto"/>
        <w:ind w:left="362"/>
        <w:jc w:val="both"/>
        <w:rPr>
          <w:sz w:val="24"/>
          <w:szCs w:val="24"/>
        </w:rPr>
      </w:pPr>
      <w:r>
        <w:rPr>
          <w:sz w:val="24"/>
          <w:szCs w:val="24"/>
        </w:rPr>
        <w:t>Epoch 3/100</w:t>
      </w:r>
    </w:p>
    <w:p w14:paraId="11517AA6" w14:textId="77777777" w:rsidR="00173430" w:rsidRDefault="00410809">
      <w:pPr>
        <w:widowControl/>
        <w:spacing w:after="160" w:line="278" w:lineRule="auto"/>
        <w:ind w:left="362"/>
        <w:jc w:val="both"/>
        <w:rPr>
          <w:sz w:val="24"/>
          <w:szCs w:val="24"/>
        </w:rPr>
      </w:pPr>
      <w:r>
        <w:rPr>
          <w:b/>
          <w:bCs/>
          <w:sz w:val="24"/>
          <w:szCs w:val="24"/>
        </w:rPr>
        <w:t>4/4</w:t>
      </w:r>
      <w:r>
        <w:rPr>
          <w:sz w:val="24"/>
          <w:szCs w:val="24"/>
        </w:rPr>
        <w:t xml:space="preserve"> </w:t>
      </w:r>
      <w:r>
        <w:rPr>
          <w:rFonts w:ascii="MS Mincho" w:eastAsia="MS Mincho" w:hAnsi="MS Mincho" w:cs="MS Mincho"/>
          <w:sz w:val="24"/>
          <w:szCs w:val="24"/>
        </w:rPr>
        <w:t>━━━━━</w:t>
      </w:r>
      <w:r>
        <w:rPr>
          <w:sz w:val="24"/>
          <w:szCs w:val="24"/>
        </w:rPr>
        <w:t xml:space="preserve"> </w:t>
      </w:r>
      <w:r>
        <w:rPr>
          <w:b/>
          <w:bCs/>
          <w:sz w:val="24"/>
          <w:szCs w:val="24"/>
        </w:rPr>
        <w:t>0s</w:t>
      </w:r>
      <w:r>
        <w:rPr>
          <w:sz w:val="24"/>
          <w:szCs w:val="24"/>
        </w:rPr>
        <w:t xml:space="preserve"> 27ms/step - accuracy: 0.3710 - loss: 1.0470 - </w:t>
      </w:r>
      <w:proofErr w:type="spellStart"/>
      <w:r>
        <w:rPr>
          <w:sz w:val="24"/>
          <w:szCs w:val="24"/>
        </w:rPr>
        <w:t>val_accuracy</w:t>
      </w:r>
      <w:proofErr w:type="spellEnd"/>
      <w:r>
        <w:rPr>
          <w:sz w:val="24"/>
          <w:szCs w:val="24"/>
        </w:rPr>
        <w:t xml:space="preserve">: 0.4000 - </w:t>
      </w:r>
      <w:proofErr w:type="spellStart"/>
      <w:r>
        <w:rPr>
          <w:sz w:val="24"/>
          <w:szCs w:val="24"/>
        </w:rPr>
        <w:t>val_loss</w:t>
      </w:r>
      <w:proofErr w:type="spellEnd"/>
      <w:r>
        <w:rPr>
          <w:sz w:val="24"/>
          <w:szCs w:val="24"/>
        </w:rPr>
        <w:t>: 0.9687</w:t>
      </w:r>
    </w:p>
    <w:p w14:paraId="7DDAE52D" w14:textId="77777777" w:rsidR="00173430" w:rsidRDefault="00410809">
      <w:pPr>
        <w:widowControl/>
        <w:spacing w:after="160" w:line="278" w:lineRule="auto"/>
        <w:ind w:left="362"/>
        <w:jc w:val="both"/>
        <w:rPr>
          <w:sz w:val="24"/>
          <w:szCs w:val="24"/>
        </w:rPr>
      </w:pPr>
      <w:r>
        <w:rPr>
          <w:sz w:val="24"/>
          <w:szCs w:val="24"/>
        </w:rPr>
        <w:t>Epoch 4/100</w:t>
      </w:r>
    </w:p>
    <w:p w14:paraId="5196FC5D" w14:textId="77777777" w:rsidR="00173430" w:rsidRDefault="00410809">
      <w:pPr>
        <w:widowControl/>
        <w:spacing w:after="160" w:line="278" w:lineRule="auto"/>
        <w:ind w:left="362"/>
        <w:jc w:val="both"/>
        <w:rPr>
          <w:sz w:val="24"/>
          <w:szCs w:val="24"/>
        </w:rPr>
      </w:pPr>
      <w:r>
        <w:rPr>
          <w:b/>
          <w:bCs/>
          <w:sz w:val="24"/>
          <w:szCs w:val="24"/>
        </w:rPr>
        <w:t>4/4</w:t>
      </w:r>
      <w:r>
        <w:rPr>
          <w:sz w:val="24"/>
          <w:szCs w:val="24"/>
        </w:rPr>
        <w:t xml:space="preserve"> </w:t>
      </w:r>
      <w:r>
        <w:rPr>
          <w:rFonts w:ascii="MS Mincho" w:eastAsia="MS Mincho" w:hAnsi="MS Mincho" w:cs="MS Mincho"/>
          <w:sz w:val="24"/>
          <w:szCs w:val="24"/>
        </w:rPr>
        <w:t>━━━━━</w:t>
      </w:r>
      <w:r>
        <w:rPr>
          <w:sz w:val="24"/>
          <w:szCs w:val="24"/>
        </w:rPr>
        <w:t xml:space="preserve"> </w:t>
      </w:r>
      <w:r>
        <w:rPr>
          <w:b/>
          <w:bCs/>
          <w:sz w:val="24"/>
          <w:szCs w:val="24"/>
        </w:rPr>
        <w:t>0s</w:t>
      </w:r>
      <w:r>
        <w:rPr>
          <w:sz w:val="24"/>
          <w:szCs w:val="24"/>
        </w:rPr>
        <w:t xml:space="preserve"> 32ms/step - accuracy: 0.3619 - loss: 0.9756 - </w:t>
      </w:r>
      <w:proofErr w:type="spellStart"/>
      <w:r>
        <w:rPr>
          <w:sz w:val="24"/>
          <w:szCs w:val="24"/>
        </w:rPr>
        <w:t>val_accuracy</w:t>
      </w:r>
      <w:proofErr w:type="spellEnd"/>
      <w:r>
        <w:rPr>
          <w:sz w:val="24"/>
          <w:szCs w:val="24"/>
        </w:rPr>
        <w:t xml:space="preserve">: 0.5000 - </w:t>
      </w:r>
      <w:proofErr w:type="spellStart"/>
      <w:r>
        <w:rPr>
          <w:sz w:val="24"/>
          <w:szCs w:val="24"/>
        </w:rPr>
        <w:t>val_loss</w:t>
      </w:r>
      <w:proofErr w:type="spellEnd"/>
      <w:r>
        <w:rPr>
          <w:sz w:val="24"/>
          <w:szCs w:val="24"/>
        </w:rPr>
        <w:t>: 0.8965</w:t>
      </w:r>
    </w:p>
    <w:p w14:paraId="285C4FEE" w14:textId="77777777" w:rsidR="00173430" w:rsidRDefault="00410809">
      <w:pPr>
        <w:widowControl/>
        <w:spacing w:after="160" w:line="278" w:lineRule="auto"/>
        <w:ind w:left="362"/>
        <w:jc w:val="both"/>
        <w:rPr>
          <w:sz w:val="24"/>
          <w:szCs w:val="24"/>
        </w:rPr>
      </w:pPr>
      <w:r>
        <w:rPr>
          <w:sz w:val="24"/>
          <w:szCs w:val="24"/>
        </w:rPr>
        <w:t>Epoch 5/100</w:t>
      </w:r>
    </w:p>
    <w:p w14:paraId="7873369F" w14:textId="77777777" w:rsidR="00173430" w:rsidRDefault="00410809">
      <w:pPr>
        <w:widowControl/>
        <w:spacing w:after="160" w:line="278" w:lineRule="auto"/>
        <w:ind w:left="362"/>
        <w:jc w:val="both"/>
        <w:rPr>
          <w:sz w:val="24"/>
          <w:szCs w:val="24"/>
        </w:rPr>
      </w:pPr>
      <w:r>
        <w:rPr>
          <w:b/>
          <w:bCs/>
          <w:sz w:val="24"/>
          <w:szCs w:val="24"/>
        </w:rPr>
        <w:t>4/4</w:t>
      </w:r>
      <w:r>
        <w:rPr>
          <w:sz w:val="24"/>
          <w:szCs w:val="24"/>
        </w:rPr>
        <w:t xml:space="preserve"> </w:t>
      </w:r>
      <w:r>
        <w:rPr>
          <w:rFonts w:ascii="MS Mincho" w:eastAsia="MS Mincho" w:hAnsi="MS Mincho" w:cs="MS Mincho"/>
          <w:sz w:val="24"/>
          <w:szCs w:val="24"/>
        </w:rPr>
        <w:t>━━━━━</w:t>
      </w:r>
      <w:r>
        <w:rPr>
          <w:sz w:val="24"/>
          <w:szCs w:val="24"/>
        </w:rPr>
        <w:t xml:space="preserve"> </w:t>
      </w:r>
      <w:r>
        <w:rPr>
          <w:b/>
          <w:bCs/>
          <w:sz w:val="24"/>
          <w:szCs w:val="24"/>
        </w:rPr>
        <w:t>0s</w:t>
      </w:r>
      <w:r>
        <w:rPr>
          <w:sz w:val="24"/>
          <w:szCs w:val="24"/>
        </w:rPr>
        <w:t xml:space="preserve"> 29ms/step - accuracy: 0.5827 - loss: 0.9155 - </w:t>
      </w:r>
      <w:proofErr w:type="spellStart"/>
      <w:r>
        <w:rPr>
          <w:sz w:val="24"/>
          <w:szCs w:val="24"/>
        </w:rPr>
        <w:t>val_accuracy</w:t>
      </w:r>
      <w:proofErr w:type="spellEnd"/>
      <w:r>
        <w:rPr>
          <w:sz w:val="24"/>
          <w:szCs w:val="24"/>
        </w:rPr>
        <w:t xml:space="preserve">: 0.7667 - </w:t>
      </w:r>
      <w:proofErr w:type="spellStart"/>
      <w:r>
        <w:rPr>
          <w:sz w:val="24"/>
          <w:szCs w:val="24"/>
        </w:rPr>
        <w:t>val_loss</w:t>
      </w:r>
      <w:proofErr w:type="spellEnd"/>
      <w:r>
        <w:rPr>
          <w:sz w:val="24"/>
          <w:szCs w:val="24"/>
        </w:rPr>
        <w:t>: 0.8355</w:t>
      </w:r>
    </w:p>
    <w:p w14:paraId="770377CE" w14:textId="77777777" w:rsidR="00173430" w:rsidRDefault="00173430">
      <w:pPr>
        <w:widowControl/>
        <w:spacing w:after="160" w:line="278" w:lineRule="auto"/>
        <w:ind w:left="362"/>
        <w:jc w:val="both"/>
        <w:rPr>
          <w:sz w:val="24"/>
          <w:szCs w:val="24"/>
        </w:rPr>
      </w:pPr>
    </w:p>
    <w:p w14:paraId="5B181863" w14:textId="77777777" w:rsidR="00173430" w:rsidRDefault="00410809">
      <w:pPr>
        <w:widowControl/>
        <w:spacing w:after="160" w:line="278" w:lineRule="auto"/>
        <w:ind w:left="362"/>
        <w:jc w:val="both"/>
        <w:rPr>
          <w:sz w:val="24"/>
          <w:szCs w:val="24"/>
        </w:rPr>
      </w:pPr>
      <w:r>
        <w:rPr>
          <w:sz w:val="24"/>
          <w:szCs w:val="24"/>
        </w:rPr>
        <w:t xml:space="preserve">0.0583 - </w:t>
      </w:r>
      <w:proofErr w:type="spellStart"/>
      <w:r>
        <w:rPr>
          <w:sz w:val="24"/>
          <w:szCs w:val="24"/>
        </w:rPr>
        <w:t>val_accuracy</w:t>
      </w:r>
      <w:proofErr w:type="spellEnd"/>
      <w:r>
        <w:rPr>
          <w:sz w:val="24"/>
          <w:szCs w:val="24"/>
        </w:rPr>
        <w:t xml:space="preserve">: 1.0000 - </w:t>
      </w:r>
      <w:proofErr w:type="spellStart"/>
      <w:r>
        <w:rPr>
          <w:sz w:val="24"/>
          <w:szCs w:val="24"/>
        </w:rPr>
        <w:t>val_loss</w:t>
      </w:r>
      <w:proofErr w:type="spellEnd"/>
      <w:r>
        <w:rPr>
          <w:sz w:val="24"/>
          <w:szCs w:val="24"/>
        </w:rPr>
        <w:t>: 0.0458</w:t>
      </w:r>
    </w:p>
    <w:p w14:paraId="466C863A" w14:textId="77777777" w:rsidR="00173430" w:rsidRDefault="00410809">
      <w:pPr>
        <w:widowControl/>
        <w:spacing w:after="160" w:line="278" w:lineRule="auto"/>
        <w:ind w:left="362"/>
        <w:jc w:val="both"/>
        <w:rPr>
          <w:sz w:val="24"/>
          <w:szCs w:val="24"/>
        </w:rPr>
      </w:pPr>
      <w:r>
        <w:rPr>
          <w:sz w:val="24"/>
          <w:szCs w:val="24"/>
        </w:rPr>
        <w:t xml:space="preserve">AND </w:t>
      </w:r>
      <w:proofErr w:type="gramStart"/>
      <w:r>
        <w:rPr>
          <w:sz w:val="24"/>
          <w:szCs w:val="24"/>
        </w:rPr>
        <w:t>SO</w:t>
      </w:r>
      <w:proofErr w:type="gramEnd"/>
      <w:r>
        <w:rPr>
          <w:sz w:val="24"/>
          <w:szCs w:val="24"/>
        </w:rPr>
        <w:t xml:space="preserve"> ON UPTO 100</w:t>
      </w:r>
    </w:p>
    <w:p w14:paraId="4C662700" w14:textId="77777777" w:rsidR="00173430" w:rsidRDefault="00410809">
      <w:pPr>
        <w:widowControl/>
        <w:spacing w:after="160" w:line="278" w:lineRule="auto"/>
        <w:ind w:left="362"/>
        <w:jc w:val="both"/>
        <w:rPr>
          <w:sz w:val="24"/>
          <w:szCs w:val="24"/>
        </w:rPr>
      </w:pPr>
      <w:r>
        <w:rPr>
          <w:sz w:val="24"/>
          <w:szCs w:val="24"/>
        </w:rPr>
        <w:t>Epoch 98/100</w:t>
      </w:r>
    </w:p>
    <w:p w14:paraId="05F3133B" w14:textId="77777777" w:rsidR="00173430" w:rsidRDefault="00410809">
      <w:pPr>
        <w:widowControl/>
        <w:spacing w:after="160" w:line="278" w:lineRule="auto"/>
        <w:ind w:left="362"/>
        <w:jc w:val="both"/>
        <w:rPr>
          <w:sz w:val="24"/>
          <w:szCs w:val="24"/>
        </w:rPr>
      </w:pPr>
      <w:r>
        <w:rPr>
          <w:b/>
          <w:bCs/>
          <w:sz w:val="24"/>
          <w:szCs w:val="24"/>
        </w:rPr>
        <w:t>4/4</w:t>
      </w:r>
      <w:r>
        <w:rPr>
          <w:sz w:val="24"/>
          <w:szCs w:val="24"/>
        </w:rPr>
        <w:t xml:space="preserve"> </w:t>
      </w:r>
      <w:r>
        <w:rPr>
          <w:rFonts w:ascii="MS Mincho" w:eastAsia="MS Mincho" w:hAnsi="MS Mincho" w:cs="MS Mincho"/>
          <w:sz w:val="24"/>
          <w:szCs w:val="24"/>
        </w:rPr>
        <w:t>━━━━━</w:t>
      </w:r>
      <w:r>
        <w:rPr>
          <w:b/>
          <w:bCs/>
          <w:sz w:val="24"/>
          <w:szCs w:val="24"/>
        </w:rPr>
        <w:t>0s</w:t>
      </w:r>
      <w:r>
        <w:rPr>
          <w:sz w:val="24"/>
          <w:szCs w:val="24"/>
        </w:rPr>
        <w:t xml:space="preserve"> 29ms/step - accuracy: 0.9881 - loss: 0.0490 - </w:t>
      </w:r>
      <w:proofErr w:type="spellStart"/>
      <w:r>
        <w:rPr>
          <w:sz w:val="24"/>
          <w:szCs w:val="24"/>
        </w:rPr>
        <w:t>val_accuracy</w:t>
      </w:r>
      <w:proofErr w:type="spellEnd"/>
      <w:r>
        <w:rPr>
          <w:sz w:val="24"/>
          <w:szCs w:val="24"/>
        </w:rPr>
        <w:t xml:space="preserve">: 1.0000 - </w:t>
      </w:r>
      <w:proofErr w:type="spellStart"/>
      <w:r>
        <w:rPr>
          <w:sz w:val="24"/>
          <w:szCs w:val="24"/>
        </w:rPr>
        <w:t>val_loss</w:t>
      </w:r>
      <w:proofErr w:type="spellEnd"/>
      <w:r>
        <w:rPr>
          <w:sz w:val="24"/>
          <w:szCs w:val="24"/>
        </w:rPr>
        <w:t>: 0.0444</w:t>
      </w:r>
    </w:p>
    <w:p w14:paraId="593564F2" w14:textId="77777777" w:rsidR="00173430" w:rsidRDefault="00410809">
      <w:pPr>
        <w:widowControl/>
        <w:spacing w:after="160" w:line="278" w:lineRule="auto"/>
        <w:ind w:left="362"/>
        <w:jc w:val="both"/>
        <w:rPr>
          <w:sz w:val="24"/>
          <w:szCs w:val="24"/>
        </w:rPr>
      </w:pPr>
      <w:r>
        <w:rPr>
          <w:sz w:val="24"/>
          <w:szCs w:val="24"/>
        </w:rPr>
        <w:t>Epoch 99/100</w:t>
      </w:r>
    </w:p>
    <w:p w14:paraId="706E7FB0" w14:textId="77777777" w:rsidR="00173430" w:rsidRDefault="00173430">
      <w:pPr>
        <w:widowControl/>
        <w:spacing w:after="160" w:line="278" w:lineRule="auto"/>
        <w:ind w:left="362"/>
        <w:jc w:val="both"/>
        <w:rPr>
          <w:sz w:val="24"/>
          <w:szCs w:val="24"/>
        </w:rPr>
      </w:pPr>
    </w:p>
    <w:p w14:paraId="5A2572BB" w14:textId="77777777" w:rsidR="00173430" w:rsidRDefault="00410809">
      <w:pPr>
        <w:widowControl/>
        <w:spacing w:after="160" w:line="278" w:lineRule="auto"/>
        <w:ind w:left="362"/>
        <w:jc w:val="both"/>
        <w:rPr>
          <w:sz w:val="24"/>
          <w:szCs w:val="24"/>
        </w:rPr>
      </w:pPr>
      <w:r>
        <w:rPr>
          <w:b/>
          <w:bCs/>
          <w:sz w:val="24"/>
          <w:szCs w:val="24"/>
        </w:rPr>
        <w:t>4/4</w:t>
      </w:r>
      <w:r>
        <w:rPr>
          <w:sz w:val="24"/>
          <w:szCs w:val="24"/>
        </w:rPr>
        <w:t xml:space="preserve"> </w:t>
      </w:r>
      <w:r>
        <w:rPr>
          <w:rFonts w:ascii="MS Mincho" w:eastAsia="MS Mincho" w:hAnsi="MS Mincho" w:cs="MS Mincho"/>
          <w:sz w:val="24"/>
          <w:szCs w:val="24"/>
        </w:rPr>
        <w:t>━━━━━</w:t>
      </w:r>
      <w:r>
        <w:rPr>
          <w:b/>
          <w:bCs/>
          <w:sz w:val="24"/>
          <w:szCs w:val="24"/>
        </w:rPr>
        <w:t>0s</w:t>
      </w:r>
      <w:r>
        <w:rPr>
          <w:sz w:val="24"/>
          <w:szCs w:val="24"/>
        </w:rPr>
        <w:t xml:space="preserve"> 27ms/step - accuracy: 0.9881 - loss: 0.0587 - </w:t>
      </w:r>
      <w:proofErr w:type="spellStart"/>
      <w:r>
        <w:rPr>
          <w:sz w:val="24"/>
          <w:szCs w:val="24"/>
        </w:rPr>
        <w:t>val_accuracy</w:t>
      </w:r>
      <w:proofErr w:type="spellEnd"/>
      <w:r>
        <w:rPr>
          <w:sz w:val="24"/>
          <w:szCs w:val="24"/>
        </w:rPr>
        <w:t xml:space="preserve">: 1.0000 - </w:t>
      </w:r>
      <w:proofErr w:type="spellStart"/>
      <w:r>
        <w:rPr>
          <w:sz w:val="24"/>
          <w:szCs w:val="24"/>
        </w:rPr>
        <w:t>val_loss</w:t>
      </w:r>
      <w:proofErr w:type="spellEnd"/>
      <w:r>
        <w:rPr>
          <w:sz w:val="24"/>
          <w:szCs w:val="24"/>
        </w:rPr>
        <w:t>: 0.0439</w:t>
      </w:r>
    </w:p>
    <w:p w14:paraId="69AF4A12" w14:textId="77777777" w:rsidR="00173430" w:rsidRDefault="00410809">
      <w:pPr>
        <w:widowControl/>
        <w:spacing w:after="160" w:line="278" w:lineRule="auto"/>
        <w:ind w:left="362"/>
        <w:jc w:val="both"/>
        <w:rPr>
          <w:sz w:val="24"/>
          <w:szCs w:val="24"/>
        </w:rPr>
      </w:pPr>
      <w:r>
        <w:rPr>
          <w:sz w:val="24"/>
          <w:szCs w:val="24"/>
        </w:rPr>
        <w:t>Epoch 100/100</w:t>
      </w:r>
    </w:p>
    <w:p w14:paraId="04B98217" w14:textId="77777777" w:rsidR="00173430" w:rsidRDefault="00410809">
      <w:pPr>
        <w:widowControl/>
        <w:spacing w:after="160" w:line="278" w:lineRule="auto"/>
        <w:ind w:left="362"/>
        <w:jc w:val="both"/>
        <w:rPr>
          <w:sz w:val="24"/>
          <w:szCs w:val="24"/>
        </w:rPr>
      </w:pPr>
      <w:r>
        <w:rPr>
          <w:b/>
          <w:bCs/>
          <w:sz w:val="24"/>
          <w:szCs w:val="24"/>
        </w:rPr>
        <w:t>4/4</w:t>
      </w:r>
      <w:r>
        <w:rPr>
          <w:sz w:val="24"/>
          <w:szCs w:val="24"/>
        </w:rPr>
        <w:t xml:space="preserve"> </w:t>
      </w:r>
      <w:r>
        <w:rPr>
          <w:rFonts w:ascii="MS Mincho" w:eastAsia="MS Mincho" w:hAnsi="MS Mincho" w:cs="MS Mincho"/>
          <w:sz w:val="24"/>
          <w:szCs w:val="24"/>
        </w:rPr>
        <w:t>━━━━━</w:t>
      </w:r>
      <w:r>
        <w:rPr>
          <w:sz w:val="24"/>
          <w:szCs w:val="24"/>
        </w:rPr>
        <w:t xml:space="preserve"> </w:t>
      </w:r>
      <w:r>
        <w:rPr>
          <w:b/>
          <w:bCs/>
          <w:sz w:val="24"/>
          <w:szCs w:val="24"/>
        </w:rPr>
        <w:t>0s</w:t>
      </w:r>
      <w:r>
        <w:rPr>
          <w:sz w:val="24"/>
          <w:szCs w:val="24"/>
        </w:rPr>
        <w:t xml:space="preserve"> 27ms/step - accuracy: 0.9765 - loss: 0.0449 - </w:t>
      </w:r>
      <w:proofErr w:type="spellStart"/>
      <w:r>
        <w:rPr>
          <w:sz w:val="24"/>
          <w:szCs w:val="24"/>
        </w:rPr>
        <w:t>val_accuracy</w:t>
      </w:r>
      <w:proofErr w:type="spellEnd"/>
      <w:r>
        <w:rPr>
          <w:sz w:val="24"/>
          <w:szCs w:val="24"/>
        </w:rPr>
        <w:t xml:space="preserve">: 1.0000 - </w:t>
      </w:r>
      <w:proofErr w:type="spellStart"/>
      <w:r>
        <w:rPr>
          <w:sz w:val="24"/>
          <w:szCs w:val="24"/>
        </w:rPr>
        <w:t>val_loss</w:t>
      </w:r>
      <w:proofErr w:type="spellEnd"/>
      <w:r>
        <w:rPr>
          <w:sz w:val="24"/>
          <w:szCs w:val="24"/>
        </w:rPr>
        <w:t>: 0.0438</w:t>
      </w:r>
    </w:p>
    <w:p w14:paraId="5BC04EE5" w14:textId="77777777" w:rsidR="00173430" w:rsidRDefault="00410809">
      <w:pPr>
        <w:widowControl/>
        <w:spacing w:after="160" w:line="278" w:lineRule="auto"/>
        <w:ind w:left="362"/>
        <w:jc w:val="both"/>
        <w:rPr>
          <w:sz w:val="24"/>
          <w:szCs w:val="24"/>
        </w:rPr>
      </w:pPr>
      <w:r>
        <w:rPr>
          <w:b/>
          <w:bCs/>
          <w:sz w:val="24"/>
          <w:szCs w:val="24"/>
        </w:rPr>
        <w:t>1/1</w:t>
      </w:r>
      <w:r>
        <w:rPr>
          <w:sz w:val="24"/>
          <w:szCs w:val="24"/>
        </w:rPr>
        <w:t xml:space="preserve"> </w:t>
      </w:r>
      <w:r>
        <w:rPr>
          <w:rFonts w:ascii="MS Mincho" w:eastAsia="MS Mincho" w:hAnsi="MS Mincho" w:cs="MS Mincho"/>
          <w:sz w:val="24"/>
          <w:szCs w:val="24"/>
        </w:rPr>
        <w:t>━━━━━</w:t>
      </w:r>
      <w:r>
        <w:rPr>
          <w:sz w:val="24"/>
          <w:szCs w:val="24"/>
        </w:rPr>
        <w:t xml:space="preserve"> </w:t>
      </w:r>
      <w:r>
        <w:rPr>
          <w:b/>
          <w:bCs/>
          <w:sz w:val="24"/>
          <w:szCs w:val="24"/>
        </w:rPr>
        <w:t>0s</w:t>
      </w:r>
      <w:r>
        <w:rPr>
          <w:sz w:val="24"/>
          <w:szCs w:val="24"/>
        </w:rPr>
        <w:t xml:space="preserve"> 93ms/step</w:t>
      </w:r>
    </w:p>
    <w:p w14:paraId="7B9F9D46" w14:textId="77777777" w:rsidR="00173430" w:rsidRDefault="00410809">
      <w:pPr>
        <w:widowControl/>
        <w:spacing w:after="160" w:line="278" w:lineRule="auto"/>
        <w:ind w:left="362"/>
        <w:jc w:val="both"/>
        <w:rPr>
          <w:sz w:val="24"/>
          <w:szCs w:val="24"/>
        </w:rPr>
      </w:pPr>
      <w:r>
        <w:rPr>
          <w:sz w:val="24"/>
          <w:szCs w:val="24"/>
        </w:rPr>
        <w:t>Accuracy: 1.0</w:t>
      </w:r>
    </w:p>
    <w:p w14:paraId="356190D3" w14:textId="77777777" w:rsidR="00173430" w:rsidRDefault="00410809">
      <w:pPr>
        <w:widowControl/>
        <w:spacing w:after="160" w:line="278" w:lineRule="auto"/>
        <w:ind w:left="362"/>
        <w:jc w:val="both"/>
        <w:rPr>
          <w:sz w:val="24"/>
          <w:szCs w:val="24"/>
        </w:rPr>
      </w:pPr>
      <w:r>
        <w:rPr>
          <w:sz w:val="24"/>
          <w:szCs w:val="24"/>
        </w:rPr>
        <w:t>Classification Report:</w:t>
      </w:r>
    </w:p>
    <w:p w14:paraId="7AFDB502" w14:textId="77777777" w:rsidR="00173430" w:rsidRDefault="00410809">
      <w:pPr>
        <w:widowControl/>
        <w:spacing w:after="160" w:line="278" w:lineRule="auto"/>
        <w:ind w:left="362"/>
        <w:jc w:val="both"/>
        <w:rPr>
          <w:sz w:val="24"/>
          <w:szCs w:val="24"/>
        </w:rPr>
      </w:pPr>
      <w:r>
        <w:rPr>
          <w:sz w:val="24"/>
          <w:szCs w:val="24"/>
        </w:rPr>
        <w:lastRenderedPageBreak/>
        <w:t xml:space="preserve">              precision    </w:t>
      </w:r>
      <w:proofErr w:type="gramStart"/>
      <w:r>
        <w:rPr>
          <w:sz w:val="24"/>
          <w:szCs w:val="24"/>
        </w:rPr>
        <w:t>recall  f</w:t>
      </w:r>
      <w:proofErr w:type="gramEnd"/>
      <w:r>
        <w:rPr>
          <w:sz w:val="24"/>
          <w:szCs w:val="24"/>
        </w:rPr>
        <w:t>1-score   support</w:t>
      </w:r>
    </w:p>
    <w:p w14:paraId="7215FD11" w14:textId="77777777" w:rsidR="00173430" w:rsidRDefault="00410809">
      <w:pPr>
        <w:widowControl/>
        <w:spacing w:after="160" w:line="278" w:lineRule="auto"/>
        <w:ind w:left="362"/>
        <w:jc w:val="both"/>
        <w:rPr>
          <w:sz w:val="24"/>
          <w:szCs w:val="24"/>
        </w:rPr>
      </w:pPr>
      <w:r>
        <w:rPr>
          <w:sz w:val="24"/>
          <w:szCs w:val="24"/>
        </w:rPr>
        <w:t xml:space="preserve">           0       1.00      1.00      1.00        10</w:t>
      </w:r>
    </w:p>
    <w:p w14:paraId="509A7261" w14:textId="77777777" w:rsidR="00173430" w:rsidRDefault="00410809">
      <w:pPr>
        <w:widowControl/>
        <w:spacing w:after="160" w:line="278" w:lineRule="auto"/>
        <w:ind w:left="362"/>
        <w:jc w:val="both"/>
        <w:rPr>
          <w:sz w:val="24"/>
          <w:szCs w:val="24"/>
        </w:rPr>
      </w:pPr>
      <w:r>
        <w:rPr>
          <w:sz w:val="24"/>
          <w:szCs w:val="24"/>
        </w:rPr>
        <w:t xml:space="preserve">           1       1.00      1.00      1.00         9</w:t>
      </w:r>
    </w:p>
    <w:p w14:paraId="5022E128" w14:textId="77777777" w:rsidR="00173430" w:rsidRDefault="00410809">
      <w:pPr>
        <w:widowControl/>
        <w:spacing w:after="160" w:line="278" w:lineRule="auto"/>
        <w:ind w:left="362"/>
        <w:jc w:val="both"/>
        <w:rPr>
          <w:sz w:val="24"/>
          <w:szCs w:val="24"/>
        </w:rPr>
      </w:pPr>
      <w:r>
        <w:rPr>
          <w:sz w:val="24"/>
          <w:szCs w:val="24"/>
        </w:rPr>
        <w:t xml:space="preserve">           2       1.00      1.00      1.00        11</w:t>
      </w:r>
    </w:p>
    <w:p w14:paraId="6524A747" w14:textId="77777777" w:rsidR="00173430" w:rsidRDefault="00410809">
      <w:pPr>
        <w:widowControl/>
        <w:spacing w:after="160" w:line="278" w:lineRule="auto"/>
        <w:ind w:left="362"/>
        <w:jc w:val="both"/>
        <w:rPr>
          <w:sz w:val="24"/>
          <w:szCs w:val="24"/>
        </w:rPr>
      </w:pPr>
      <w:r>
        <w:rPr>
          <w:sz w:val="24"/>
          <w:szCs w:val="24"/>
        </w:rPr>
        <w:t xml:space="preserve">    accuracy                                   1.00        30</w:t>
      </w:r>
    </w:p>
    <w:p w14:paraId="4A323046" w14:textId="77777777" w:rsidR="00173430" w:rsidRDefault="00410809">
      <w:pPr>
        <w:widowControl/>
        <w:spacing w:after="160" w:line="278" w:lineRule="auto"/>
        <w:ind w:left="362"/>
        <w:jc w:val="both"/>
        <w:rPr>
          <w:sz w:val="24"/>
          <w:szCs w:val="24"/>
        </w:rPr>
      </w:pPr>
      <w:r>
        <w:rPr>
          <w:sz w:val="24"/>
          <w:szCs w:val="24"/>
        </w:rPr>
        <w:t xml:space="preserve">   macro </w:t>
      </w:r>
      <w:proofErr w:type="spellStart"/>
      <w:r>
        <w:rPr>
          <w:sz w:val="24"/>
          <w:szCs w:val="24"/>
        </w:rPr>
        <w:t>avg</w:t>
      </w:r>
      <w:proofErr w:type="spellEnd"/>
      <w:r>
        <w:rPr>
          <w:sz w:val="24"/>
          <w:szCs w:val="24"/>
        </w:rPr>
        <w:t xml:space="preserve">        1.00      1.00      1.00        30</w:t>
      </w:r>
    </w:p>
    <w:p w14:paraId="0272D356" w14:textId="77777777" w:rsidR="00173430" w:rsidRDefault="00410809">
      <w:pPr>
        <w:widowControl/>
        <w:spacing w:after="160" w:line="278" w:lineRule="auto"/>
        <w:ind w:left="362"/>
        <w:jc w:val="both"/>
        <w:rPr>
          <w:sz w:val="24"/>
          <w:szCs w:val="24"/>
        </w:rPr>
      </w:pPr>
      <w:r>
        <w:rPr>
          <w:sz w:val="24"/>
          <w:szCs w:val="24"/>
        </w:rPr>
        <w:t xml:space="preserve">weighted </w:t>
      </w:r>
      <w:proofErr w:type="spellStart"/>
      <w:r>
        <w:rPr>
          <w:sz w:val="24"/>
          <w:szCs w:val="24"/>
        </w:rPr>
        <w:t>avg</w:t>
      </w:r>
      <w:proofErr w:type="spellEnd"/>
      <w:r>
        <w:rPr>
          <w:sz w:val="24"/>
          <w:szCs w:val="24"/>
        </w:rPr>
        <w:t xml:space="preserve">       1.00      1.00      1.00        30</w:t>
      </w:r>
    </w:p>
    <w:p w14:paraId="0A223EEC" w14:textId="77777777" w:rsidR="00173430" w:rsidRDefault="00410809">
      <w:pPr>
        <w:widowControl/>
        <w:spacing w:after="160" w:line="278" w:lineRule="auto"/>
        <w:ind w:left="362"/>
        <w:jc w:val="both"/>
        <w:rPr>
          <w:sz w:val="24"/>
          <w:szCs w:val="24"/>
        </w:rPr>
      </w:pPr>
      <w:r>
        <w:rPr>
          <w:sz w:val="24"/>
          <w:szCs w:val="24"/>
        </w:rPr>
        <w:t>Confusion Matrix:</w:t>
      </w:r>
    </w:p>
    <w:p w14:paraId="5ED48B72" w14:textId="77777777" w:rsidR="00173430" w:rsidRDefault="00410809">
      <w:pPr>
        <w:widowControl/>
        <w:spacing w:after="160" w:line="278" w:lineRule="auto"/>
        <w:ind w:left="362"/>
        <w:jc w:val="both"/>
        <w:rPr>
          <w:sz w:val="24"/>
          <w:szCs w:val="24"/>
        </w:rPr>
      </w:pPr>
      <w:r>
        <w:rPr>
          <w:sz w:val="24"/>
          <w:szCs w:val="24"/>
        </w:rPr>
        <w:t>[[</w:t>
      </w:r>
      <w:proofErr w:type="gramStart"/>
      <w:r>
        <w:rPr>
          <w:sz w:val="24"/>
          <w:szCs w:val="24"/>
        </w:rPr>
        <w:t>10  0</w:t>
      </w:r>
      <w:proofErr w:type="gramEnd"/>
      <w:r>
        <w:rPr>
          <w:sz w:val="24"/>
          <w:szCs w:val="24"/>
        </w:rPr>
        <w:t xml:space="preserve">  0]</w:t>
      </w:r>
    </w:p>
    <w:p w14:paraId="1AF68F97" w14:textId="77777777" w:rsidR="00173430" w:rsidRDefault="00410809">
      <w:pPr>
        <w:widowControl/>
        <w:spacing w:after="160" w:line="278" w:lineRule="auto"/>
        <w:ind w:left="362"/>
        <w:jc w:val="both"/>
        <w:rPr>
          <w:sz w:val="24"/>
          <w:szCs w:val="24"/>
        </w:rPr>
      </w:pPr>
      <w:r>
        <w:rPr>
          <w:sz w:val="24"/>
          <w:szCs w:val="24"/>
        </w:rPr>
        <w:t xml:space="preserve"> [ </w:t>
      </w:r>
      <w:proofErr w:type="gramStart"/>
      <w:r>
        <w:rPr>
          <w:sz w:val="24"/>
          <w:szCs w:val="24"/>
        </w:rPr>
        <w:t>0  9</w:t>
      </w:r>
      <w:proofErr w:type="gramEnd"/>
      <w:r>
        <w:rPr>
          <w:sz w:val="24"/>
          <w:szCs w:val="24"/>
        </w:rPr>
        <w:t xml:space="preserve">  0]</w:t>
      </w:r>
    </w:p>
    <w:p w14:paraId="7FEF4FB8" w14:textId="77777777" w:rsidR="00173430" w:rsidRDefault="00410809">
      <w:pPr>
        <w:widowControl/>
        <w:spacing w:after="160" w:line="278" w:lineRule="auto"/>
        <w:ind w:left="362"/>
        <w:jc w:val="both"/>
        <w:rPr>
          <w:b/>
          <w:bCs/>
          <w:sz w:val="24"/>
          <w:szCs w:val="24"/>
        </w:rPr>
      </w:pPr>
      <w:r>
        <w:rPr>
          <w:sz w:val="24"/>
          <w:szCs w:val="24"/>
        </w:rPr>
        <w:t xml:space="preserve"> </w:t>
      </w:r>
      <w:r>
        <w:rPr>
          <w:b/>
          <w:bCs/>
          <w:sz w:val="24"/>
          <w:szCs w:val="24"/>
        </w:rPr>
        <w:t xml:space="preserve">[ </w:t>
      </w:r>
      <w:proofErr w:type="gramStart"/>
      <w:r>
        <w:rPr>
          <w:b/>
          <w:bCs/>
          <w:sz w:val="24"/>
          <w:szCs w:val="24"/>
        </w:rPr>
        <w:t>0  0</w:t>
      </w:r>
      <w:proofErr w:type="gramEnd"/>
      <w:r>
        <w:rPr>
          <w:b/>
          <w:bCs/>
          <w:sz w:val="24"/>
          <w:szCs w:val="24"/>
        </w:rPr>
        <w:t xml:space="preserve"> 11]]</w:t>
      </w:r>
    </w:p>
    <w:p w14:paraId="1AD24B12" w14:textId="77777777" w:rsidR="00173430" w:rsidRDefault="00410809">
      <w:pPr>
        <w:widowControl/>
        <w:spacing w:after="160" w:line="278" w:lineRule="auto"/>
        <w:ind w:left="362"/>
        <w:jc w:val="both"/>
        <w:rPr>
          <w:b/>
          <w:bCs/>
          <w:sz w:val="24"/>
          <w:szCs w:val="24"/>
        </w:rPr>
      </w:pPr>
      <w:r>
        <w:rPr>
          <w:b/>
          <w:bCs/>
          <w:sz w:val="24"/>
          <w:szCs w:val="24"/>
        </w:rPr>
        <w:t>10.Implement the K-means algorithm and apply it to the data you selected. Evaluate performance</w:t>
      </w:r>
    </w:p>
    <w:p w14:paraId="1096A385" w14:textId="77777777" w:rsidR="00173430" w:rsidRDefault="00410809">
      <w:pPr>
        <w:widowControl/>
        <w:spacing w:after="160" w:line="278" w:lineRule="auto"/>
        <w:ind w:left="362"/>
        <w:jc w:val="both"/>
        <w:rPr>
          <w:b/>
          <w:bCs/>
          <w:sz w:val="24"/>
          <w:szCs w:val="24"/>
        </w:rPr>
      </w:pPr>
      <w:r>
        <w:rPr>
          <w:b/>
          <w:bCs/>
          <w:sz w:val="24"/>
          <w:szCs w:val="24"/>
        </w:rPr>
        <w:t xml:space="preserve"> by measuring the sum of the Euclidean distance of each example from its class </w:t>
      </w:r>
      <w:proofErr w:type="spellStart"/>
      <w:r>
        <w:rPr>
          <w:b/>
          <w:bCs/>
          <w:sz w:val="24"/>
          <w:szCs w:val="24"/>
        </w:rPr>
        <w:t>center</w:t>
      </w:r>
      <w:proofErr w:type="spellEnd"/>
      <w:r>
        <w:rPr>
          <w:b/>
          <w:bCs/>
          <w:sz w:val="24"/>
          <w:szCs w:val="24"/>
        </w:rPr>
        <w:t xml:space="preserve">. </w:t>
      </w:r>
    </w:p>
    <w:p w14:paraId="7E0BDEB5" w14:textId="77777777" w:rsidR="00173430" w:rsidRDefault="00410809">
      <w:pPr>
        <w:widowControl/>
        <w:spacing w:after="160" w:line="278" w:lineRule="auto"/>
        <w:ind w:left="362"/>
        <w:jc w:val="both"/>
        <w:rPr>
          <w:b/>
          <w:bCs/>
          <w:sz w:val="24"/>
          <w:szCs w:val="24"/>
        </w:rPr>
      </w:pPr>
      <w:r>
        <w:rPr>
          <w:b/>
          <w:bCs/>
          <w:sz w:val="24"/>
          <w:szCs w:val="24"/>
        </w:rPr>
        <w:t>Test the performance of the algorithm as a function of the parameters K.</w:t>
      </w:r>
    </w:p>
    <w:p w14:paraId="286BCB34" w14:textId="77777777" w:rsidR="00173430" w:rsidRDefault="00410809">
      <w:pPr>
        <w:widowControl/>
        <w:spacing w:after="160" w:line="278" w:lineRule="auto"/>
        <w:ind w:left="362"/>
        <w:jc w:val="both"/>
        <w:rPr>
          <w:b/>
          <w:bCs/>
          <w:sz w:val="24"/>
          <w:szCs w:val="24"/>
        </w:rPr>
      </w:pPr>
      <w:r>
        <w:rPr>
          <w:b/>
          <w:bCs/>
          <w:sz w:val="24"/>
          <w:szCs w:val="24"/>
        </w:rPr>
        <w:t>Evaluation of K-Means Performance</w:t>
      </w:r>
    </w:p>
    <w:p w14:paraId="4A5F50B3" w14:textId="77777777" w:rsidR="00173430" w:rsidRDefault="00173430">
      <w:pPr>
        <w:widowControl/>
        <w:spacing w:after="160" w:line="278" w:lineRule="auto"/>
        <w:ind w:left="362"/>
        <w:jc w:val="both"/>
        <w:rPr>
          <w:b/>
          <w:bCs/>
          <w:sz w:val="24"/>
          <w:szCs w:val="24"/>
        </w:rPr>
      </w:pPr>
    </w:p>
    <w:p w14:paraId="45A7AF74" w14:textId="77777777" w:rsidR="00173430" w:rsidRDefault="00410809">
      <w:pPr>
        <w:widowControl/>
        <w:spacing w:after="160" w:line="278" w:lineRule="auto"/>
        <w:ind w:left="362"/>
        <w:jc w:val="both"/>
        <w:rPr>
          <w:sz w:val="24"/>
          <w:szCs w:val="24"/>
        </w:rPr>
      </w:pPr>
      <w:r>
        <w:rPr>
          <w:sz w:val="24"/>
          <w:szCs w:val="24"/>
        </w:rPr>
        <w:t>The performance of the K-means algorithm is evaluated by measuring the sum of the Euclidean distance</w:t>
      </w:r>
    </w:p>
    <w:p w14:paraId="4D02D978" w14:textId="77777777" w:rsidR="00173430" w:rsidRDefault="00410809">
      <w:pPr>
        <w:widowControl/>
        <w:spacing w:after="160" w:line="278" w:lineRule="auto"/>
        <w:ind w:left="362"/>
        <w:jc w:val="both"/>
        <w:rPr>
          <w:sz w:val="24"/>
          <w:szCs w:val="24"/>
        </w:rPr>
      </w:pPr>
      <w:r>
        <w:rPr>
          <w:sz w:val="24"/>
          <w:szCs w:val="24"/>
        </w:rPr>
        <w:t xml:space="preserve"> of each example from its class </w:t>
      </w:r>
      <w:proofErr w:type="spellStart"/>
      <w:r>
        <w:rPr>
          <w:sz w:val="24"/>
          <w:szCs w:val="24"/>
        </w:rPr>
        <w:t>center</w:t>
      </w:r>
      <w:proofErr w:type="spellEnd"/>
      <w:r>
        <w:rPr>
          <w:sz w:val="24"/>
          <w:szCs w:val="24"/>
        </w:rPr>
        <w:t>. The algorithm is tested with different values of K, ranging from 1</w:t>
      </w:r>
    </w:p>
    <w:p w14:paraId="015DB2C1" w14:textId="77777777" w:rsidR="00173430" w:rsidRDefault="00410809">
      <w:pPr>
        <w:widowControl/>
        <w:spacing w:after="160" w:line="278" w:lineRule="auto"/>
        <w:ind w:left="362"/>
        <w:jc w:val="both"/>
        <w:rPr>
          <w:sz w:val="24"/>
          <w:szCs w:val="24"/>
        </w:rPr>
      </w:pPr>
      <w:r>
        <w:rPr>
          <w:sz w:val="24"/>
          <w:szCs w:val="24"/>
        </w:rPr>
        <w:t xml:space="preserve"> to 10.</w:t>
      </w:r>
    </w:p>
    <w:p w14:paraId="029F47A5" w14:textId="77777777" w:rsidR="00173430" w:rsidRDefault="00410809">
      <w:pPr>
        <w:widowControl/>
        <w:spacing w:after="160" w:line="278" w:lineRule="auto"/>
        <w:ind w:left="362"/>
        <w:jc w:val="both"/>
        <w:rPr>
          <w:b/>
          <w:bCs/>
          <w:sz w:val="24"/>
          <w:szCs w:val="24"/>
        </w:rPr>
      </w:pPr>
      <w:r>
        <w:rPr>
          <w:b/>
          <w:bCs/>
          <w:sz w:val="24"/>
          <w:szCs w:val="24"/>
        </w:rPr>
        <w:t>Results</w:t>
      </w:r>
    </w:p>
    <w:p w14:paraId="338C3AE4" w14:textId="77777777" w:rsidR="00173430" w:rsidRDefault="00410809">
      <w:pPr>
        <w:widowControl/>
        <w:spacing w:after="160" w:line="278" w:lineRule="auto"/>
        <w:ind w:left="362"/>
        <w:jc w:val="both"/>
        <w:rPr>
          <w:sz w:val="24"/>
          <w:szCs w:val="24"/>
        </w:rPr>
      </w:pPr>
      <w:r>
        <w:rPr>
          <w:sz w:val="24"/>
          <w:szCs w:val="24"/>
        </w:rPr>
        <w:t>The plot shows the sum of distances vs K. The sum of distances decreases as K increases, indicating that</w:t>
      </w:r>
    </w:p>
    <w:p w14:paraId="25BC19C7" w14:textId="77777777" w:rsidR="00173430" w:rsidRDefault="00410809">
      <w:pPr>
        <w:widowControl/>
        <w:spacing w:after="160" w:line="278" w:lineRule="auto"/>
        <w:ind w:left="362"/>
        <w:jc w:val="both"/>
        <w:rPr>
          <w:sz w:val="24"/>
          <w:szCs w:val="24"/>
        </w:rPr>
      </w:pPr>
      <w:r>
        <w:rPr>
          <w:sz w:val="24"/>
          <w:szCs w:val="24"/>
        </w:rPr>
        <w:t xml:space="preserve"> the algorithm performs better with more clusters. However, the rate of decrease slows down as K </w:t>
      </w:r>
    </w:p>
    <w:p w14:paraId="3C35A36C" w14:textId="77777777" w:rsidR="00173430" w:rsidRDefault="00173430">
      <w:pPr>
        <w:widowControl/>
        <w:spacing w:after="160" w:line="278" w:lineRule="auto"/>
        <w:ind w:left="362"/>
        <w:jc w:val="both"/>
        <w:rPr>
          <w:sz w:val="24"/>
          <w:szCs w:val="24"/>
        </w:rPr>
      </w:pPr>
    </w:p>
    <w:p w14:paraId="70CB4A4C" w14:textId="77777777" w:rsidR="00173430" w:rsidRDefault="00410809">
      <w:pPr>
        <w:widowControl/>
        <w:spacing w:after="160" w:line="278" w:lineRule="auto"/>
        <w:ind w:left="362"/>
        <w:jc w:val="both"/>
        <w:rPr>
          <w:sz w:val="24"/>
          <w:szCs w:val="24"/>
        </w:rPr>
      </w:pPr>
      <w:r>
        <w:rPr>
          <w:sz w:val="24"/>
          <w:szCs w:val="24"/>
        </w:rPr>
        <w:t>approaches the true number of clusters (3 for the iris dataset). This suggests that increasing K beyond the</w:t>
      </w:r>
    </w:p>
    <w:p w14:paraId="41EE48E2" w14:textId="77777777" w:rsidR="00173430" w:rsidRDefault="00410809">
      <w:pPr>
        <w:widowControl/>
        <w:spacing w:after="160" w:line="278" w:lineRule="auto"/>
        <w:ind w:left="362"/>
        <w:jc w:val="both"/>
        <w:rPr>
          <w:sz w:val="24"/>
          <w:szCs w:val="24"/>
        </w:rPr>
      </w:pPr>
      <w:r>
        <w:rPr>
          <w:sz w:val="24"/>
          <w:szCs w:val="24"/>
        </w:rPr>
        <w:t xml:space="preserve"> true number of clusters does not significantly improve the algorithm's performance.</w:t>
      </w:r>
    </w:p>
    <w:p w14:paraId="6D6EE8EE" w14:textId="77777777" w:rsidR="00173430" w:rsidRDefault="00410809">
      <w:pPr>
        <w:widowControl/>
        <w:spacing w:after="160" w:line="278" w:lineRule="auto"/>
        <w:ind w:left="362"/>
        <w:jc w:val="both"/>
        <w:rPr>
          <w:sz w:val="24"/>
          <w:szCs w:val="24"/>
        </w:rPr>
      </w:pPr>
      <w:r>
        <w:rPr>
          <w:b/>
          <w:bCs/>
          <w:sz w:val="24"/>
          <w:szCs w:val="24"/>
        </w:rPr>
        <w:t>CODING</w:t>
      </w:r>
      <w:r>
        <w:rPr>
          <w:sz w:val="24"/>
          <w:szCs w:val="24"/>
        </w:rPr>
        <w:t>:</w:t>
      </w:r>
    </w:p>
    <w:p w14:paraId="52EAE2B4" w14:textId="77777777" w:rsidR="00173430" w:rsidRDefault="00410809">
      <w:pPr>
        <w:widowControl/>
        <w:spacing w:after="160" w:line="278" w:lineRule="auto"/>
        <w:ind w:left="362"/>
        <w:jc w:val="both"/>
        <w:rPr>
          <w:sz w:val="24"/>
          <w:szCs w:val="24"/>
        </w:rPr>
      </w:pPr>
      <w:r>
        <w:rPr>
          <w:sz w:val="24"/>
          <w:szCs w:val="24"/>
        </w:rPr>
        <w:t xml:space="preserve">import </w:t>
      </w:r>
      <w:proofErr w:type="spellStart"/>
      <w:r>
        <w:rPr>
          <w:sz w:val="24"/>
          <w:szCs w:val="24"/>
        </w:rPr>
        <w:t>numpy</w:t>
      </w:r>
      <w:proofErr w:type="spellEnd"/>
      <w:r>
        <w:rPr>
          <w:sz w:val="24"/>
          <w:szCs w:val="24"/>
        </w:rPr>
        <w:t xml:space="preserve"> as np</w:t>
      </w:r>
    </w:p>
    <w:p w14:paraId="1807F121" w14:textId="77777777" w:rsidR="00173430" w:rsidRDefault="00410809">
      <w:pPr>
        <w:widowControl/>
        <w:spacing w:after="160" w:line="278" w:lineRule="auto"/>
        <w:ind w:left="362"/>
        <w:jc w:val="both"/>
        <w:rPr>
          <w:sz w:val="24"/>
          <w:szCs w:val="24"/>
        </w:rPr>
      </w:pPr>
      <w:r>
        <w:rPr>
          <w:sz w:val="24"/>
          <w:szCs w:val="24"/>
        </w:rPr>
        <w:t xml:space="preserve">from </w:t>
      </w:r>
      <w:proofErr w:type="spellStart"/>
      <w:proofErr w:type="gramStart"/>
      <w:r>
        <w:rPr>
          <w:sz w:val="24"/>
          <w:szCs w:val="24"/>
        </w:rPr>
        <w:t>sklearn.datasets</w:t>
      </w:r>
      <w:proofErr w:type="spellEnd"/>
      <w:proofErr w:type="gramEnd"/>
      <w:r>
        <w:rPr>
          <w:sz w:val="24"/>
          <w:szCs w:val="24"/>
        </w:rPr>
        <w:t xml:space="preserve"> import </w:t>
      </w:r>
      <w:proofErr w:type="spellStart"/>
      <w:r>
        <w:rPr>
          <w:sz w:val="24"/>
          <w:szCs w:val="24"/>
        </w:rPr>
        <w:t>load_iris</w:t>
      </w:r>
      <w:proofErr w:type="spellEnd"/>
    </w:p>
    <w:p w14:paraId="03BA3B62" w14:textId="77777777" w:rsidR="00173430" w:rsidRDefault="00410809">
      <w:pPr>
        <w:widowControl/>
        <w:spacing w:after="160" w:line="278" w:lineRule="auto"/>
        <w:ind w:left="362"/>
        <w:jc w:val="both"/>
        <w:rPr>
          <w:sz w:val="24"/>
          <w:szCs w:val="24"/>
        </w:rPr>
      </w:pPr>
      <w:r>
        <w:rPr>
          <w:sz w:val="24"/>
          <w:szCs w:val="24"/>
        </w:rPr>
        <w:t xml:space="preserve">from </w:t>
      </w:r>
      <w:proofErr w:type="spellStart"/>
      <w:proofErr w:type="gramStart"/>
      <w:r>
        <w:rPr>
          <w:sz w:val="24"/>
          <w:szCs w:val="24"/>
        </w:rPr>
        <w:t>sklearn.preprocessing</w:t>
      </w:r>
      <w:proofErr w:type="spellEnd"/>
      <w:proofErr w:type="gramEnd"/>
      <w:r>
        <w:rPr>
          <w:sz w:val="24"/>
          <w:szCs w:val="24"/>
        </w:rPr>
        <w:t xml:space="preserve"> import </w:t>
      </w:r>
      <w:proofErr w:type="spellStart"/>
      <w:r>
        <w:rPr>
          <w:sz w:val="24"/>
          <w:szCs w:val="24"/>
        </w:rPr>
        <w:t>StandardScaler</w:t>
      </w:r>
      <w:proofErr w:type="spellEnd"/>
    </w:p>
    <w:p w14:paraId="1A84E184" w14:textId="77777777" w:rsidR="00173430" w:rsidRDefault="00410809">
      <w:pPr>
        <w:widowControl/>
        <w:spacing w:after="160" w:line="278" w:lineRule="auto"/>
        <w:ind w:left="362"/>
        <w:jc w:val="both"/>
        <w:rPr>
          <w:sz w:val="24"/>
          <w:szCs w:val="24"/>
        </w:rPr>
      </w:pPr>
      <w:r>
        <w:rPr>
          <w:sz w:val="24"/>
          <w:szCs w:val="24"/>
        </w:rPr>
        <w:t xml:space="preserve">import </w:t>
      </w:r>
      <w:proofErr w:type="spellStart"/>
      <w:proofErr w:type="gramStart"/>
      <w:r>
        <w:rPr>
          <w:sz w:val="24"/>
          <w:szCs w:val="24"/>
        </w:rPr>
        <w:t>matplotlib.pyplot</w:t>
      </w:r>
      <w:proofErr w:type="spellEnd"/>
      <w:proofErr w:type="gramEnd"/>
      <w:r>
        <w:rPr>
          <w:sz w:val="24"/>
          <w:szCs w:val="24"/>
        </w:rPr>
        <w:t xml:space="preserve"> as </w:t>
      </w:r>
      <w:proofErr w:type="spellStart"/>
      <w:r>
        <w:rPr>
          <w:sz w:val="24"/>
          <w:szCs w:val="24"/>
        </w:rPr>
        <w:t>plt</w:t>
      </w:r>
      <w:proofErr w:type="spellEnd"/>
    </w:p>
    <w:p w14:paraId="76CC404B" w14:textId="77777777" w:rsidR="00173430" w:rsidRDefault="00410809">
      <w:pPr>
        <w:widowControl/>
        <w:spacing w:after="160" w:line="278" w:lineRule="auto"/>
        <w:ind w:left="362"/>
        <w:jc w:val="both"/>
        <w:rPr>
          <w:b/>
          <w:bCs/>
          <w:sz w:val="24"/>
          <w:szCs w:val="24"/>
        </w:rPr>
      </w:pPr>
      <w:r>
        <w:rPr>
          <w:b/>
          <w:bCs/>
          <w:sz w:val="24"/>
          <w:szCs w:val="24"/>
        </w:rPr>
        <w:t># Load iris dataset</w:t>
      </w:r>
    </w:p>
    <w:p w14:paraId="14CB780E" w14:textId="77777777" w:rsidR="00173430" w:rsidRDefault="00410809">
      <w:pPr>
        <w:widowControl/>
        <w:spacing w:after="160" w:line="278" w:lineRule="auto"/>
        <w:ind w:left="362"/>
        <w:jc w:val="both"/>
        <w:rPr>
          <w:sz w:val="24"/>
          <w:szCs w:val="24"/>
        </w:rPr>
      </w:pPr>
      <w:r>
        <w:rPr>
          <w:sz w:val="24"/>
          <w:szCs w:val="24"/>
        </w:rPr>
        <w:lastRenderedPageBreak/>
        <w:t xml:space="preserve">iris = </w:t>
      </w:r>
      <w:proofErr w:type="spellStart"/>
      <w:r>
        <w:rPr>
          <w:sz w:val="24"/>
          <w:szCs w:val="24"/>
        </w:rPr>
        <w:t>load_</w:t>
      </w:r>
      <w:proofErr w:type="gramStart"/>
      <w:r>
        <w:rPr>
          <w:sz w:val="24"/>
          <w:szCs w:val="24"/>
        </w:rPr>
        <w:t>iris</w:t>
      </w:r>
      <w:proofErr w:type="spellEnd"/>
      <w:r>
        <w:rPr>
          <w:sz w:val="24"/>
          <w:szCs w:val="24"/>
        </w:rPr>
        <w:t>(</w:t>
      </w:r>
      <w:proofErr w:type="gramEnd"/>
      <w:r>
        <w:rPr>
          <w:sz w:val="24"/>
          <w:szCs w:val="24"/>
        </w:rPr>
        <w:t>)</w:t>
      </w:r>
    </w:p>
    <w:p w14:paraId="5CC97FD6" w14:textId="77777777" w:rsidR="00173430" w:rsidRDefault="00410809">
      <w:pPr>
        <w:widowControl/>
        <w:spacing w:after="160" w:line="278" w:lineRule="auto"/>
        <w:ind w:left="362"/>
        <w:jc w:val="both"/>
        <w:rPr>
          <w:sz w:val="24"/>
          <w:szCs w:val="24"/>
        </w:rPr>
      </w:pPr>
      <w:r>
        <w:rPr>
          <w:sz w:val="24"/>
          <w:szCs w:val="24"/>
        </w:rPr>
        <w:t xml:space="preserve">X = </w:t>
      </w:r>
      <w:proofErr w:type="spellStart"/>
      <w:r>
        <w:rPr>
          <w:sz w:val="24"/>
          <w:szCs w:val="24"/>
        </w:rPr>
        <w:t>iris.data</w:t>
      </w:r>
      <w:proofErr w:type="spellEnd"/>
    </w:p>
    <w:p w14:paraId="393A0AE9" w14:textId="77777777" w:rsidR="00173430" w:rsidRDefault="00410809">
      <w:pPr>
        <w:widowControl/>
        <w:spacing w:after="160" w:line="278" w:lineRule="auto"/>
        <w:ind w:left="362"/>
        <w:jc w:val="both"/>
        <w:rPr>
          <w:sz w:val="24"/>
          <w:szCs w:val="24"/>
        </w:rPr>
      </w:pPr>
      <w:r>
        <w:rPr>
          <w:sz w:val="24"/>
          <w:szCs w:val="24"/>
        </w:rPr>
        <w:t xml:space="preserve">y = </w:t>
      </w:r>
      <w:proofErr w:type="spellStart"/>
      <w:proofErr w:type="gramStart"/>
      <w:r>
        <w:rPr>
          <w:sz w:val="24"/>
          <w:szCs w:val="24"/>
        </w:rPr>
        <w:t>iris.target</w:t>
      </w:r>
      <w:proofErr w:type="spellEnd"/>
      <w:proofErr w:type="gramEnd"/>
    </w:p>
    <w:p w14:paraId="02C16224" w14:textId="77777777" w:rsidR="00173430" w:rsidRDefault="00410809">
      <w:pPr>
        <w:widowControl/>
        <w:spacing w:after="160" w:line="278" w:lineRule="auto"/>
        <w:ind w:left="362"/>
        <w:jc w:val="both"/>
        <w:rPr>
          <w:b/>
          <w:bCs/>
          <w:sz w:val="24"/>
          <w:szCs w:val="24"/>
        </w:rPr>
      </w:pPr>
      <w:r>
        <w:rPr>
          <w:b/>
          <w:bCs/>
          <w:sz w:val="24"/>
          <w:szCs w:val="24"/>
        </w:rPr>
        <w:t xml:space="preserve"># Scale data using </w:t>
      </w:r>
      <w:proofErr w:type="spellStart"/>
      <w:r>
        <w:rPr>
          <w:b/>
          <w:bCs/>
          <w:sz w:val="24"/>
          <w:szCs w:val="24"/>
        </w:rPr>
        <w:t>StandardScaler</w:t>
      </w:r>
      <w:proofErr w:type="spellEnd"/>
    </w:p>
    <w:p w14:paraId="4FDEBC38" w14:textId="77777777" w:rsidR="00173430" w:rsidRDefault="00410809">
      <w:pPr>
        <w:widowControl/>
        <w:spacing w:after="160" w:line="278" w:lineRule="auto"/>
        <w:ind w:left="362"/>
        <w:jc w:val="both"/>
        <w:rPr>
          <w:sz w:val="24"/>
          <w:szCs w:val="24"/>
        </w:rPr>
      </w:pPr>
      <w:r>
        <w:rPr>
          <w:sz w:val="24"/>
          <w:szCs w:val="24"/>
        </w:rPr>
        <w:t xml:space="preserve">scaler = </w:t>
      </w:r>
      <w:proofErr w:type="spellStart"/>
      <w:proofErr w:type="gramStart"/>
      <w:r>
        <w:rPr>
          <w:sz w:val="24"/>
          <w:szCs w:val="24"/>
        </w:rPr>
        <w:t>StandardScaler</w:t>
      </w:r>
      <w:proofErr w:type="spellEnd"/>
      <w:r>
        <w:rPr>
          <w:sz w:val="24"/>
          <w:szCs w:val="24"/>
        </w:rPr>
        <w:t>(</w:t>
      </w:r>
      <w:proofErr w:type="gramEnd"/>
      <w:r>
        <w:rPr>
          <w:sz w:val="24"/>
          <w:szCs w:val="24"/>
        </w:rPr>
        <w:t>)</w:t>
      </w:r>
    </w:p>
    <w:p w14:paraId="2EE79294" w14:textId="77777777" w:rsidR="00173430" w:rsidRDefault="00410809">
      <w:pPr>
        <w:widowControl/>
        <w:spacing w:after="160" w:line="278" w:lineRule="auto"/>
        <w:ind w:left="362"/>
        <w:jc w:val="both"/>
        <w:rPr>
          <w:sz w:val="24"/>
          <w:szCs w:val="24"/>
        </w:rPr>
      </w:pPr>
      <w:proofErr w:type="spellStart"/>
      <w:r>
        <w:rPr>
          <w:sz w:val="24"/>
          <w:szCs w:val="24"/>
        </w:rPr>
        <w:t>X_scaled</w:t>
      </w:r>
      <w:proofErr w:type="spellEnd"/>
      <w:r>
        <w:rPr>
          <w:sz w:val="24"/>
          <w:szCs w:val="24"/>
        </w:rPr>
        <w:t xml:space="preserve"> = </w:t>
      </w:r>
      <w:proofErr w:type="spellStart"/>
      <w:r>
        <w:rPr>
          <w:sz w:val="24"/>
          <w:szCs w:val="24"/>
        </w:rPr>
        <w:t>scaler.fit_transform</w:t>
      </w:r>
      <w:proofErr w:type="spellEnd"/>
      <w:r>
        <w:rPr>
          <w:sz w:val="24"/>
          <w:szCs w:val="24"/>
        </w:rPr>
        <w:t>(X)</w:t>
      </w:r>
    </w:p>
    <w:p w14:paraId="04EF0745" w14:textId="77777777" w:rsidR="00173430" w:rsidRDefault="00410809">
      <w:pPr>
        <w:widowControl/>
        <w:spacing w:after="160" w:line="278" w:lineRule="auto"/>
        <w:ind w:left="362"/>
        <w:jc w:val="both"/>
        <w:rPr>
          <w:b/>
          <w:bCs/>
          <w:sz w:val="24"/>
          <w:szCs w:val="24"/>
        </w:rPr>
      </w:pPr>
      <w:r>
        <w:rPr>
          <w:b/>
          <w:bCs/>
          <w:sz w:val="24"/>
          <w:szCs w:val="24"/>
        </w:rPr>
        <w:t># Define K-means function</w:t>
      </w:r>
    </w:p>
    <w:p w14:paraId="60F68AD3" w14:textId="77777777" w:rsidR="00173430" w:rsidRDefault="00410809">
      <w:pPr>
        <w:widowControl/>
        <w:spacing w:after="160" w:line="278" w:lineRule="auto"/>
        <w:ind w:left="362"/>
        <w:jc w:val="both"/>
        <w:rPr>
          <w:sz w:val="24"/>
          <w:szCs w:val="24"/>
        </w:rPr>
      </w:pPr>
      <w:r>
        <w:rPr>
          <w:sz w:val="24"/>
          <w:szCs w:val="24"/>
        </w:rPr>
        <w:t xml:space="preserve">def </w:t>
      </w:r>
      <w:proofErr w:type="spellStart"/>
      <w:proofErr w:type="gramStart"/>
      <w:r>
        <w:rPr>
          <w:sz w:val="24"/>
          <w:szCs w:val="24"/>
        </w:rPr>
        <w:t>kmeans</w:t>
      </w:r>
      <w:proofErr w:type="spellEnd"/>
      <w:r>
        <w:rPr>
          <w:sz w:val="24"/>
          <w:szCs w:val="24"/>
        </w:rPr>
        <w:t>(</w:t>
      </w:r>
      <w:proofErr w:type="gramEnd"/>
      <w:r>
        <w:rPr>
          <w:sz w:val="24"/>
          <w:szCs w:val="24"/>
        </w:rPr>
        <w:t xml:space="preserve">X, K, </w:t>
      </w:r>
      <w:proofErr w:type="spellStart"/>
      <w:r>
        <w:rPr>
          <w:sz w:val="24"/>
          <w:szCs w:val="24"/>
        </w:rPr>
        <w:t>max_iter</w:t>
      </w:r>
      <w:proofErr w:type="spellEnd"/>
      <w:r>
        <w:rPr>
          <w:sz w:val="24"/>
          <w:szCs w:val="24"/>
        </w:rPr>
        <w:t>=100):</w:t>
      </w:r>
    </w:p>
    <w:p w14:paraId="6D38B9A9" w14:textId="77777777" w:rsidR="00173430" w:rsidRDefault="00410809">
      <w:pPr>
        <w:widowControl/>
        <w:spacing w:after="160" w:line="278" w:lineRule="auto"/>
        <w:ind w:left="362"/>
        <w:jc w:val="both"/>
        <w:rPr>
          <w:b/>
          <w:bCs/>
          <w:sz w:val="24"/>
          <w:szCs w:val="24"/>
        </w:rPr>
      </w:pPr>
      <w:r>
        <w:rPr>
          <w:b/>
          <w:bCs/>
          <w:sz w:val="24"/>
          <w:szCs w:val="24"/>
        </w:rPr>
        <w:t xml:space="preserve"> # Initialize centroids randomly</w:t>
      </w:r>
    </w:p>
    <w:p w14:paraId="34376FA6" w14:textId="77777777" w:rsidR="00173430" w:rsidRDefault="00410809">
      <w:pPr>
        <w:widowControl/>
        <w:spacing w:after="160" w:line="278" w:lineRule="auto"/>
        <w:ind w:left="362"/>
        <w:jc w:val="both"/>
        <w:rPr>
          <w:sz w:val="24"/>
          <w:szCs w:val="24"/>
        </w:rPr>
      </w:pPr>
      <w:r>
        <w:rPr>
          <w:sz w:val="24"/>
          <w:szCs w:val="24"/>
        </w:rPr>
        <w:t>    centroids = X[</w:t>
      </w:r>
      <w:proofErr w:type="spellStart"/>
      <w:proofErr w:type="gramStart"/>
      <w:r>
        <w:rPr>
          <w:sz w:val="24"/>
          <w:szCs w:val="24"/>
        </w:rPr>
        <w:t>np.random</w:t>
      </w:r>
      <w:proofErr w:type="gramEnd"/>
      <w:r>
        <w:rPr>
          <w:sz w:val="24"/>
          <w:szCs w:val="24"/>
        </w:rPr>
        <w:t>.choice</w:t>
      </w:r>
      <w:proofErr w:type="spellEnd"/>
      <w:r>
        <w:rPr>
          <w:sz w:val="24"/>
          <w:szCs w:val="24"/>
        </w:rPr>
        <w:t>(</w:t>
      </w:r>
      <w:proofErr w:type="spellStart"/>
      <w:proofErr w:type="gramStart"/>
      <w:r>
        <w:rPr>
          <w:sz w:val="24"/>
          <w:szCs w:val="24"/>
        </w:rPr>
        <w:t>X.shape</w:t>
      </w:r>
      <w:proofErr w:type="spellEnd"/>
      <w:proofErr w:type="gramEnd"/>
      <w:r>
        <w:rPr>
          <w:sz w:val="24"/>
          <w:szCs w:val="24"/>
        </w:rPr>
        <w:t>[0], K, replace=False)]</w:t>
      </w:r>
    </w:p>
    <w:p w14:paraId="4DC2F278" w14:textId="77777777" w:rsidR="00173430" w:rsidRDefault="00410809">
      <w:pPr>
        <w:widowControl/>
        <w:spacing w:after="160" w:line="278" w:lineRule="auto"/>
        <w:ind w:left="362"/>
        <w:jc w:val="both"/>
        <w:rPr>
          <w:sz w:val="24"/>
          <w:szCs w:val="24"/>
        </w:rPr>
      </w:pPr>
      <w:r>
        <w:rPr>
          <w:sz w:val="24"/>
          <w:szCs w:val="24"/>
        </w:rPr>
        <w:t>        for _ in range(</w:t>
      </w:r>
      <w:proofErr w:type="spellStart"/>
      <w:r>
        <w:rPr>
          <w:sz w:val="24"/>
          <w:szCs w:val="24"/>
        </w:rPr>
        <w:t>max_iter</w:t>
      </w:r>
      <w:proofErr w:type="spellEnd"/>
      <w:r>
        <w:rPr>
          <w:sz w:val="24"/>
          <w:szCs w:val="24"/>
        </w:rPr>
        <w:t>):</w:t>
      </w:r>
    </w:p>
    <w:p w14:paraId="4ADCC427" w14:textId="77777777" w:rsidR="00173430" w:rsidRDefault="00410809">
      <w:pPr>
        <w:widowControl/>
        <w:spacing w:after="160" w:line="278" w:lineRule="auto"/>
        <w:ind w:left="362"/>
        <w:rPr>
          <w:b/>
          <w:bCs/>
          <w:sz w:val="24"/>
          <w:szCs w:val="24"/>
        </w:rPr>
      </w:pPr>
      <w:r>
        <w:rPr>
          <w:sz w:val="24"/>
          <w:szCs w:val="24"/>
        </w:rPr>
        <w:t xml:space="preserve">        </w:t>
      </w:r>
      <w:r>
        <w:rPr>
          <w:b/>
          <w:bCs/>
          <w:sz w:val="24"/>
          <w:szCs w:val="24"/>
        </w:rPr>
        <w:t># Assign each example to the closest centroid</w:t>
      </w:r>
    </w:p>
    <w:p w14:paraId="125DEEDA" w14:textId="77777777" w:rsidR="00173430" w:rsidRDefault="00173430">
      <w:pPr>
        <w:widowControl/>
        <w:spacing w:after="160" w:line="278" w:lineRule="auto"/>
        <w:ind w:left="362"/>
        <w:rPr>
          <w:b/>
          <w:bCs/>
          <w:sz w:val="24"/>
          <w:szCs w:val="24"/>
        </w:rPr>
      </w:pPr>
    </w:p>
    <w:p w14:paraId="38A0DD24" w14:textId="77777777" w:rsidR="00173430" w:rsidRDefault="00410809">
      <w:pPr>
        <w:widowControl/>
        <w:spacing w:after="160" w:line="278" w:lineRule="auto"/>
        <w:ind w:left="362"/>
        <w:jc w:val="both"/>
        <w:rPr>
          <w:sz w:val="24"/>
          <w:szCs w:val="24"/>
        </w:rPr>
      </w:pPr>
      <w:r>
        <w:rPr>
          <w:sz w:val="24"/>
          <w:szCs w:val="24"/>
        </w:rPr>
        <w:t xml:space="preserve">        distances = </w:t>
      </w:r>
      <w:proofErr w:type="spellStart"/>
      <w:proofErr w:type="gramStart"/>
      <w:r>
        <w:rPr>
          <w:sz w:val="24"/>
          <w:szCs w:val="24"/>
        </w:rPr>
        <w:t>np.sqrt</w:t>
      </w:r>
      <w:proofErr w:type="spellEnd"/>
      <w:proofErr w:type="gramEnd"/>
      <w:r>
        <w:rPr>
          <w:sz w:val="24"/>
          <w:szCs w:val="24"/>
        </w:rPr>
        <w:t>(((X - centroids</w:t>
      </w:r>
      <w:proofErr w:type="gramStart"/>
      <w:r>
        <w:rPr>
          <w:sz w:val="24"/>
          <w:szCs w:val="24"/>
        </w:rPr>
        <w:t>[:,</w:t>
      </w:r>
      <w:proofErr w:type="gramEnd"/>
      <w:r>
        <w:rPr>
          <w:sz w:val="24"/>
          <w:szCs w:val="24"/>
        </w:rPr>
        <w:t xml:space="preserve"> </w:t>
      </w:r>
      <w:proofErr w:type="spellStart"/>
      <w:proofErr w:type="gramStart"/>
      <w:r>
        <w:rPr>
          <w:sz w:val="24"/>
          <w:szCs w:val="24"/>
        </w:rPr>
        <w:t>np.newaxis</w:t>
      </w:r>
      <w:proofErr w:type="spellEnd"/>
      <w:r>
        <w:rPr>
          <w:sz w:val="24"/>
          <w:szCs w:val="24"/>
        </w:rPr>
        <w:t>])*</w:t>
      </w:r>
      <w:proofErr w:type="gramEnd"/>
      <w:r>
        <w:rPr>
          <w:sz w:val="24"/>
          <w:szCs w:val="24"/>
        </w:rPr>
        <w:t>*2</w:t>
      </w:r>
      <w:proofErr w:type="gramStart"/>
      <w:r>
        <w:rPr>
          <w:sz w:val="24"/>
          <w:szCs w:val="24"/>
        </w:rPr>
        <w:t>).sum</w:t>
      </w:r>
      <w:proofErr w:type="gramEnd"/>
      <w:r>
        <w:rPr>
          <w:sz w:val="24"/>
          <w:szCs w:val="24"/>
        </w:rPr>
        <w:t>(axis=2))</w:t>
      </w:r>
    </w:p>
    <w:p w14:paraId="0E506D8C" w14:textId="77777777" w:rsidR="00173430" w:rsidRDefault="00410809">
      <w:pPr>
        <w:widowControl/>
        <w:spacing w:after="160" w:line="278" w:lineRule="auto"/>
        <w:ind w:left="362"/>
        <w:jc w:val="both"/>
        <w:rPr>
          <w:sz w:val="24"/>
          <w:szCs w:val="24"/>
        </w:rPr>
      </w:pPr>
      <w:r>
        <w:rPr>
          <w:sz w:val="24"/>
          <w:szCs w:val="24"/>
        </w:rPr>
        <w:t xml:space="preserve">        labels = </w:t>
      </w:r>
      <w:proofErr w:type="spellStart"/>
      <w:proofErr w:type="gramStart"/>
      <w:r>
        <w:rPr>
          <w:sz w:val="24"/>
          <w:szCs w:val="24"/>
        </w:rPr>
        <w:t>np.argmin</w:t>
      </w:r>
      <w:proofErr w:type="spellEnd"/>
      <w:proofErr w:type="gramEnd"/>
      <w:r>
        <w:rPr>
          <w:sz w:val="24"/>
          <w:szCs w:val="24"/>
        </w:rPr>
        <w:t>(distances, axis=0)</w:t>
      </w:r>
    </w:p>
    <w:p w14:paraId="3E874191" w14:textId="77777777" w:rsidR="00173430" w:rsidRDefault="00410809">
      <w:pPr>
        <w:widowControl/>
        <w:spacing w:after="160" w:line="278" w:lineRule="auto"/>
        <w:ind w:left="362"/>
        <w:jc w:val="both"/>
        <w:rPr>
          <w:b/>
          <w:bCs/>
          <w:sz w:val="24"/>
          <w:szCs w:val="24"/>
        </w:rPr>
      </w:pPr>
      <w:r>
        <w:rPr>
          <w:b/>
          <w:bCs/>
          <w:sz w:val="24"/>
          <w:szCs w:val="24"/>
        </w:rPr>
        <w:t>        # Update centroids</w:t>
      </w:r>
    </w:p>
    <w:p w14:paraId="65EB29DF" w14:textId="77777777" w:rsidR="00173430" w:rsidRDefault="00410809">
      <w:pPr>
        <w:widowControl/>
        <w:spacing w:after="160" w:line="278" w:lineRule="auto"/>
        <w:ind w:left="362"/>
        <w:jc w:val="both"/>
        <w:rPr>
          <w:sz w:val="24"/>
          <w:szCs w:val="24"/>
        </w:rPr>
      </w:pPr>
      <w:r>
        <w:rPr>
          <w:sz w:val="24"/>
          <w:szCs w:val="24"/>
        </w:rPr>
        <w:t xml:space="preserve">        </w:t>
      </w:r>
      <w:proofErr w:type="spellStart"/>
      <w:r>
        <w:rPr>
          <w:sz w:val="24"/>
          <w:szCs w:val="24"/>
        </w:rPr>
        <w:t>new_centroids</w:t>
      </w:r>
      <w:proofErr w:type="spellEnd"/>
      <w:r>
        <w:rPr>
          <w:sz w:val="24"/>
          <w:szCs w:val="24"/>
        </w:rPr>
        <w:t xml:space="preserve"> = </w:t>
      </w:r>
      <w:proofErr w:type="spellStart"/>
      <w:proofErr w:type="gramStart"/>
      <w:r>
        <w:rPr>
          <w:sz w:val="24"/>
          <w:szCs w:val="24"/>
        </w:rPr>
        <w:t>np.array</w:t>
      </w:r>
      <w:proofErr w:type="spellEnd"/>
      <w:proofErr w:type="gramEnd"/>
      <w:r>
        <w:rPr>
          <w:sz w:val="24"/>
          <w:szCs w:val="24"/>
        </w:rPr>
        <w:t>([</w:t>
      </w:r>
      <w:proofErr w:type="gramStart"/>
      <w:r>
        <w:rPr>
          <w:sz w:val="24"/>
          <w:szCs w:val="24"/>
        </w:rPr>
        <w:t>X[</w:t>
      </w:r>
      <w:proofErr w:type="gramEnd"/>
      <w:r>
        <w:rPr>
          <w:sz w:val="24"/>
          <w:szCs w:val="24"/>
        </w:rPr>
        <w:t xml:space="preserve">labels == </w:t>
      </w:r>
      <w:proofErr w:type="spellStart"/>
      <w:r>
        <w:rPr>
          <w:sz w:val="24"/>
          <w:szCs w:val="24"/>
        </w:rPr>
        <w:t>i</w:t>
      </w:r>
      <w:proofErr w:type="spellEnd"/>
      <w:proofErr w:type="gramStart"/>
      <w:r>
        <w:rPr>
          <w:sz w:val="24"/>
          <w:szCs w:val="24"/>
        </w:rPr>
        <w:t>].mean</w:t>
      </w:r>
      <w:proofErr w:type="gramEnd"/>
      <w:r>
        <w:rPr>
          <w:sz w:val="24"/>
          <w:szCs w:val="24"/>
        </w:rPr>
        <w:t xml:space="preserve">(axis=0) for </w:t>
      </w:r>
      <w:proofErr w:type="spellStart"/>
      <w:r>
        <w:rPr>
          <w:sz w:val="24"/>
          <w:szCs w:val="24"/>
        </w:rPr>
        <w:t>i</w:t>
      </w:r>
      <w:proofErr w:type="spellEnd"/>
      <w:r>
        <w:rPr>
          <w:sz w:val="24"/>
          <w:szCs w:val="24"/>
        </w:rPr>
        <w:t xml:space="preserve"> in range(K)])</w:t>
      </w:r>
    </w:p>
    <w:p w14:paraId="09B233D2" w14:textId="77777777" w:rsidR="00173430" w:rsidRDefault="00410809">
      <w:pPr>
        <w:widowControl/>
        <w:spacing w:after="160" w:line="278" w:lineRule="auto"/>
        <w:jc w:val="both"/>
        <w:rPr>
          <w:b/>
          <w:bCs/>
          <w:sz w:val="24"/>
          <w:szCs w:val="24"/>
        </w:rPr>
      </w:pPr>
      <w:r>
        <w:rPr>
          <w:b/>
          <w:bCs/>
          <w:sz w:val="24"/>
          <w:szCs w:val="24"/>
        </w:rPr>
        <w:t xml:space="preserve">           # Check for convergence</w:t>
      </w:r>
    </w:p>
    <w:p w14:paraId="147AB0AB" w14:textId="77777777" w:rsidR="00173430" w:rsidRDefault="00410809">
      <w:pPr>
        <w:widowControl/>
        <w:spacing w:after="160" w:line="278" w:lineRule="auto"/>
        <w:ind w:left="362"/>
        <w:jc w:val="both"/>
        <w:rPr>
          <w:sz w:val="24"/>
          <w:szCs w:val="24"/>
        </w:rPr>
      </w:pPr>
      <w:r>
        <w:rPr>
          <w:sz w:val="24"/>
          <w:szCs w:val="24"/>
        </w:rPr>
        <w:t xml:space="preserve">        if </w:t>
      </w:r>
      <w:proofErr w:type="spellStart"/>
      <w:proofErr w:type="gramStart"/>
      <w:r>
        <w:rPr>
          <w:sz w:val="24"/>
          <w:szCs w:val="24"/>
        </w:rPr>
        <w:t>np.all</w:t>
      </w:r>
      <w:proofErr w:type="spellEnd"/>
      <w:r>
        <w:rPr>
          <w:sz w:val="24"/>
          <w:szCs w:val="24"/>
        </w:rPr>
        <w:t>(</w:t>
      </w:r>
      <w:proofErr w:type="gramEnd"/>
      <w:r>
        <w:rPr>
          <w:sz w:val="24"/>
          <w:szCs w:val="24"/>
        </w:rPr>
        <w:t xml:space="preserve">centroids == </w:t>
      </w:r>
      <w:proofErr w:type="spellStart"/>
      <w:r>
        <w:rPr>
          <w:sz w:val="24"/>
          <w:szCs w:val="24"/>
        </w:rPr>
        <w:t>new_centroids</w:t>
      </w:r>
      <w:proofErr w:type="spellEnd"/>
      <w:r>
        <w:rPr>
          <w:sz w:val="24"/>
          <w:szCs w:val="24"/>
        </w:rPr>
        <w:t>):</w:t>
      </w:r>
    </w:p>
    <w:p w14:paraId="41D85E7F" w14:textId="77777777" w:rsidR="00173430" w:rsidRDefault="00410809">
      <w:pPr>
        <w:widowControl/>
        <w:spacing w:after="160" w:line="278" w:lineRule="auto"/>
        <w:ind w:left="362"/>
        <w:jc w:val="both"/>
        <w:rPr>
          <w:sz w:val="24"/>
          <w:szCs w:val="24"/>
        </w:rPr>
      </w:pPr>
      <w:r>
        <w:rPr>
          <w:sz w:val="24"/>
          <w:szCs w:val="24"/>
        </w:rPr>
        <w:t>            break</w:t>
      </w:r>
    </w:p>
    <w:p w14:paraId="24AE07D4" w14:textId="77777777" w:rsidR="00173430" w:rsidRDefault="00410809">
      <w:pPr>
        <w:widowControl/>
        <w:spacing w:after="160" w:line="278" w:lineRule="auto"/>
        <w:ind w:left="362"/>
        <w:jc w:val="both"/>
        <w:rPr>
          <w:sz w:val="24"/>
          <w:szCs w:val="24"/>
        </w:rPr>
      </w:pPr>
      <w:r>
        <w:rPr>
          <w:sz w:val="24"/>
          <w:szCs w:val="24"/>
        </w:rPr>
        <w:t xml:space="preserve">                centroids = </w:t>
      </w:r>
      <w:proofErr w:type="spellStart"/>
      <w:r>
        <w:rPr>
          <w:sz w:val="24"/>
          <w:szCs w:val="24"/>
        </w:rPr>
        <w:t>new_centroids</w:t>
      </w:r>
      <w:proofErr w:type="spellEnd"/>
      <w:r>
        <w:rPr>
          <w:sz w:val="24"/>
          <w:szCs w:val="24"/>
        </w:rPr>
        <w:t xml:space="preserve">   </w:t>
      </w:r>
    </w:p>
    <w:p w14:paraId="436F13C0" w14:textId="77777777" w:rsidR="00173430" w:rsidRDefault="00410809">
      <w:pPr>
        <w:widowControl/>
        <w:spacing w:after="160" w:line="278" w:lineRule="auto"/>
        <w:ind w:left="362"/>
        <w:jc w:val="both"/>
        <w:rPr>
          <w:sz w:val="24"/>
          <w:szCs w:val="24"/>
        </w:rPr>
      </w:pPr>
      <w:r>
        <w:rPr>
          <w:sz w:val="24"/>
          <w:szCs w:val="24"/>
        </w:rPr>
        <w:t>        return centroids, labels</w:t>
      </w:r>
    </w:p>
    <w:p w14:paraId="17558E62" w14:textId="77777777" w:rsidR="00173430" w:rsidRDefault="00410809">
      <w:pPr>
        <w:widowControl/>
        <w:spacing w:after="160" w:line="278" w:lineRule="auto"/>
        <w:ind w:left="362"/>
        <w:jc w:val="both"/>
        <w:rPr>
          <w:b/>
          <w:bCs/>
          <w:sz w:val="24"/>
          <w:szCs w:val="24"/>
        </w:rPr>
      </w:pPr>
      <w:r>
        <w:rPr>
          <w:b/>
          <w:bCs/>
          <w:sz w:val="24"/>
          <w:szCs w:val="24"/>
        </w:rPr>
        <w:t># Test K-means with different values of K</w:t>
      </w:r>
    </w:p>
    <w:p w14:paraId="48441314" w14:textId="77777777" w:rsidR="00173430" w:rsidRDefault="00410809">
      <w:pPr>
        <w:widowControl/>
        <w:spacing w:after="160" w:line="278" w:lineRule="auto"/>
        <w:ind w:left="362"/>
        <w:jc w:val="both"/>
        <w:rPr>
          <w:sz w:val="24"/>
          <w:szCs w:val="24"/>
        </w:rPr>
      </w:pPr>
      <w:proofErr w:type="spellStart"/>
      <w:r>
        <w:rPr>
          <w:sz w:val="24"/>
          <w:szCs w:val="24"/>
        </w:rPr>
        <w:t>K_values</w:t>
      </w:r>
      <w:proofErr w:type="spellEnd"/>
      <w:r>
        <w:rPr>
          <w:sz w:val="24"/>
          <w:szCs w:val="24"/>
        </w:rPr>
        <w:t xml:space="preserve"> = </w:t>
      </w:r>
      <w:proofErr w:type="gramStart"/>
      <w:r>
        <w:rPr>
          <w:sz w:val="24"/>
          <w:szCs w:val="24"/>
        </w:rPr>
        <w:t>range(</w:t>
      </w:r>
      <w:proofErr w:type="gramEnd"/>
      <w:r>
        <w:rPr>
          <w:sz w:val="24"/>
          <w:szCs w:val="24"/>
        </w:rPr>
        <w:t>1, 11)</w:t>
      </w:r>
    </w:p>
    <w:p w14:paraId="769CB90F" w14:textId="77777777" w:rsidR="00173430" w:rsidRDefault="00410809">
      <w:pPr>
        <w:widowControl/>
        <w:spacing w:after="160" w:line="278" w:lineRule="auto"/>
        <w:ind w:left="362"/>
        <w:jc w:val="both"/>
        <w:rPr>
          <w:sz w:val="24"/>
          <w:szCs w:val="24"/>
        </w:rPr>
      </w:pPr>
      <w:proofErr w:type="spellStart"/>
      <w:r>
        <w:rPr>
          <w:sz w:val="24"/>
          <w:szCs w:val="24"/>
        </w:rPr>
        <w:t>sum_distances</w:t>
      </w:r>
      <w:proofErr w:type="spellEnd"/>
      <w:r>
        <w:rPr>
          <w:sz w:val="24"/>
          <w:szCs w:val="24"/>
        </w:rPr>
        <w:t xml:space="preserve"> = []</w:t>
      </w:r>
    </w:p>
    <w:p w14:paraId="757469A2" w14:textId="77777777" w:rsidR="00173430" w:rsidRDefault="00410809">
      <w:pPr>
        <w:widowControl/>
        <w:spacing w:after="160" w:line="278" w:lineRule="auto"/>
        <w:ind w:left="362"/>
        <w:jc w:val="both"/>
        <w:rPr>
          <w:sz w:val="24"/>
          <w:szCs w:val="24"/>
        </w:rPr>
      </w:pPr>
      <w:r>
        <w:rPr>
          <w:sz w:val="24"/>
          <w:szCs w:val="24"/>
        </w:rPr>
        <w:t xml:space="preserve">for K in </w:t>
      </w:r>
      <w:proofErr w:type="spellStart"/>
      <w:r>
        <w:rPr>
          <w:sz w:val="24"/>
          <w:szCs w:val="24"/>
        </w:rPr>
        <w:t>K_values</w:t>
      </w:r>
      <w:proofErr w:type="spellEnd"/>
      <w:r>
        <w:rPr>
          <w:sz w:val="24"/>
          <w:szCs w:val="24"/>
        </w:rPr>
        <w:t>:</w:t>
      </w:r>
    </w:p>
    <w:p w14:paraId="0E056F5B" w14:textId="77777777" w:rsidR="00173430" w:rsidRDefault="00410809">
      <w:pPr>
        <w:widowControl/>
        <w:spacing w:after="160" w:line="278" w:lineRule="auto"/>
        <w:ind w:left="362"/>
        <w:jc w:val="both"/>
        <w:rPr>
          <w:sz w:val="24"/>
          <w:szCs w:val="24"/>
        </w:rPr>
      </w:pPr>
      <w:r>
        <w:rPr>
          <w:sz w:val="24"/>
          <w:szCs w:val="24"/>
        </w:rPr>
        <w:t xml:space="preserve">    centroids, labels = </w:t>
      </w:r>
      <w:proofErr w:type="spellStart"/>
      <w:proofErr w:type="gramStart"/>
      <w:r>
        <w:rPr>
          <w:sz w:val="24"/>
          <w:szCs w:val="24"/>
        </w:rPr>
        <w:t>kmeans</w:t>
      </w:r>
      <w:proofErr w:type="spellEnd"/>
      <w:r>
        <w:rPr>
          <w:sz w:val="24"/>
          <w:szCs w:val="24"/>
        </w:rPr>
        <w:t>(</w:t>
      </w:r>
      <w:proofErr w:type="spellStart"/>
      <w:proofErr w:type="gramEnd"/>
      <w:r>
        <w:rPr>
          <w:sz w:val="24"/>
          <w:szCs w:val="24"/>
        </w:rPr>
        <w:t>X_scaled</w:t>
      </w:r>
      <w:proofErr w:type="spellEnd"/>
      <w:r>
        <w:rPr>
          <w:sz w:val="24"/>
          <w:szCs w:val="24"/>
        </w:rPr>
        <w:t>, K)</w:t>
      </w:r>
    </w:p>
    <w:p w14:paraId="018DA126" w14:textId="77777777" w:rsidR="00173430" w:rsidRDefault="00410809">
      <w:pPr>
        <w:widowControl/>
        <w:spacing w:after="160" w:line="278" w:lineRule="auto"/>
        <w:ind w:left="362"/>
        <w:jc w:val="both"/>
        <w:rPr>
          <w:sz w:val="24"/>
          <w:szCs w:val="24"/>
        </w:rPr>
      </w:pPr>
      <w:r>
        <w:rPr>
          <w:sz w:val="24"/>
          <w:szCs w:val="24"/>
        </w:rPr>
        <w:t xml:space="preserve">    distances = </w:t>
      </w:r>
      <w:proofErr w:type="spellStart"/>
      <w:proofErr w:type="gramStart"/>
      <w:r>
        <w:rPr>
          <w:sz w:val="24"/>
          <w:szCs w:val="24"/>
        </w:rPr>
        <w:t>np.sqrt</w:t>
      </w:r>
      <w:proofErr w:type="spellEnd"/>
      <w:proofErr w:type="gramEnd"/>
      <w:r>
        <w:rPr>
          <w:sz w:val="24"/>
          <w:szCs w:val="24"/>
        </w:rPr>
        <w:t>(((</w:t>
      </w:r>
      <w:proofErr w:type="spellStart"/>
      <w:r>
        <w:rPr>
          <w:sz w:val="24"/>
          <w:szCs w:val="24"/>
        </w:rPr>
        <w:t>X_scaled</w:t>
      </w:r>
      <w:proofErr w:type="spellEnd"/>
      <w:r>
        <w:rPr>
          <w:sz w:val="24"/>
          <w:szCs w:val="24"/>
        </w:rPr>
        <w:t xml:space="preserve"> - centroids[labels</w:t>
      </w:r>
      <w:proofErr w:type="gramStart"/>
      <w:r>
        <w:rPr>
          <w:sz w:val="24"/>
          <w:szCs w:val="24"/>
        </w:rPr>
        <w:t>])*</w:t>
      </w:r>
      <w:proofErr w:type="gramEnd"/>
      <w:r>
        <w:rPr>
          <w:sz w:val="24"/>
          <w:szCs w:val="24"/>
        </w:rPr>
        <w:t>*2</w:t>
      </w:r>
      <w:proofErr w:type="gramStart"/>
      <w:r>
        <w:rPr>
          <w:sz w:val="24"/>
          <w:szCs w:val="24"/>
        </w:rPr>
        <w:t>).sum</w:t>
      </w:r>
      <w:proofErr w:type="gramEnd"/>
      <w:r>
        <w:rPr>
          <w:sz w:val="24"/>
          <w:szCs w:val="24"/>
        </w:rPr>
        <w:t>(axis=1))</w:t>
      </w:r>
    </w:p>
    <w:p w14:paraId="316BCCED" w14:textId="77777777" w:rsidR="00173430" w:rsidRDefault="00410809">
      <w:pPr>
        <w:widowControl/>
        <w:spacing w:after="160" w:line="278" w:lineRule="auto"/>
        <w:ind w:left="362"/>
        <w:jc w:val="both"/>
        <w:rPr>
          <w:sz w:val="24"/>
          <w:szCs w:val="24"/>
        </w:rPr>
      </w:pPr>
      <w:r>
        <w:rPr>
          <w:sz w:val="24"/>
          <w:szCs w:val="24"/>
        </w:rPr>
        <w:t xml:space="preserve">    </w:t>
      </w:r>
      <w:proofErr w:type="spellStart"/>
      <w:r>
        <w:rPr>
          <w:sz w:val="24"/>
          <w:szCs w:val="24"/>
        </w:rPr>
        <w:t>sum_</w:t>
      </w:r>
      <w:proofErr w:type="gramStart"/>
      <w:r>
        <w:rPr>
          <w:sz w:val="24"/>
          <w:szCs w:val="24"/>
        </w:rPr>
        <w:t>distances.append</w:t>
      </w:r>
      <w:proofErr w:type="spellEnd"/>
      <w:proofErr w:type="gramEnd"/>
      <w:r>
        <w:rPr>
          <w:sz w:val="24"/>
          <w:szCs w:val="24"/>
        </w:rPr>
        <w:t>(</w:t>
      </w:r>
      <w:proofErr w:type="spellStart"/>
      <w:proofErr w:type="gramStart"/>
      <w:r>
        <w:rPr>
          <w:sz w:val="24"/>
          <w:szCs w:val="24"/>
        </w:rPr>
        <w:t>distances.sum</w:t>
      </w:r>
      <w:proofErr w:type="spellEnd"/>
      <w:r>
        <w:rPr>
          <w:sz w:val="24"/>
          <w:szCs w:val="24"/>
        </w:rPr>
        <w:t>(</w:t>
      </w:r>
      <w:proofErr w:type="gramEnd"/>
      <w:r>
        <w:rPr>
          <w:sz w:val="24"/>
          <w:szCs w:val="24"/>
        </w:rPr>
        <w:t>))</w:t>
      </w:r>
    </w:p>
    <w:p w14:paraId="0FA17AB1" w14:textId="77777777" w:rsidR="00173430" w:rsidRDefault="00410809">
      <w:pPr>
        <w:widowControl/>
        <w:spacing w:after="160" w:line="278" w:lineRule="auto"/>
        <w:ind w:left="362"/>
        <w:jc w:val="both"/>
        <w:rPr>
          <w:b/>
          <w:bCs/>
          <w:sz w:val="24"/>
          <w:szCs w:val="24"/>
        </w:rPr>
      </w:pPr>
      <w:r>
        <w:rPr>
          <w:b/>
          <w:bCs/>
          <w:sz w:val="24"/>
          <w:szCs w:val="24"/>
        </w:rPr>
        <w:t># Plot sum of distances vs K</w:t>
      </w:r>
    </w:p>
    <w:p w14:paraId="40EC8811" w14:textId="77777777" w:rsidR="00173430" w:rsidRDefault="00410809">
      <w:pPr>
        <w:widowControl/>
        <w:spacing w:after="160" w:line="278" w:lineRule="auto"/>
        <w:ind w:left="362"/>
        <w:jc w:val="both"/>
        <w:rPr>
          <w:sz w:val="24"/>
          <w:szCs w:val="24"/>
        </w:rPr>
      </w:pPr>
      <w:proofErr w:type="spellStart"/>
      <w:proofErr w:type="gramStart"/>
      <w:r>
        <w:rPr>
          <w:sz w:val="24"/>
          <w:szCs w:val="24"/>
        </w:rPr>
        <w:t>plt.plot</w:t>
      </w:r>
      <w:proofErr w:type="spellEnd"/>
      <w:proofErr w:type="gramEnd"/>
      <w:r>
        <w:rPr>
          <w:sz w:val="24"/>
          <w:szCs w:val="24"/>
        </w:rPr>
        <w:t>(</w:t>
      </w:r>
      <w:proofErr w:type="spellStart"/>
      <w:r>
        <w:rPr>
          <w:sz w:val="24"/>
          <w:szCs w:val="24"/>
        </w:rPr>
        <w:t>K_values</w:t>
      </w:r>
      <w:proofErr w:type="spellEnd"/>
      <w:r>
        <w:rPr>
          <w:sz w:val="24"/>
          <w:szCs w:val="24"/>
        </w:rPr>
        <w:t xml:space="preserve">, </w:t>
      </w:r>
      <w:proofErr w:type="spellStart"/>
      <w:r>
        <w:rPr>
          <w:sz w:val="24"/>
          <w:szCs w:val="24"/>
        </w:rPr>
        <w:t>sum_distances</w:t>
      </w:r>
      <w:proofErr w:type="spellEnd"/>
      <w:r>
        <w:rPr>
          <w:sz w:val="24"/>
          <w:szCs w:val="24"/>
        </w:rPr>
        <w:t>)</w:t>
      </w:r>
    </w:p>
    <w:p w14:paraId="4D2CD95E" w14:textId="77777777" w:rsidR="00173430" w:rsidRDefault="00410809">
      <w:pPr>
        <w:widowControl/>
        <w:spacing w:after="160" w:line="278" w:lineRule="auto"/>
        <w:ind w:left="362"/>
        <w:jc w:val="both"/>
        <w:rPr>
          <w:sz w:val="24"/>
          <w:szCs w:val="24"/>
        </w:rPr>
      </w:pPr>
      <w:proofErr w:type="spellStart"/>
      <w:proofErr w:type="gramStart"/>
      <w:r>
        <w:rPr>
          <w:sz w:val="24"/>
          <w:szCs w:val="24"/>
        </w:rPr>
        <w:lastRenderedPageBreak/>
        <w:t>plt.xlabel</w:t>
      </w:r>
      <w:proofErr w:type="spellEnd"/>
      <w:proofErr w:type="gramEnd"/>
      <w:r>
        <w:rPr>
          <w:sz w:val="24"/>
          <w:szCs w:val="24"/>
        </w:rPr>
        <w:t>('K')</w:t>
      </w:r>
    </w:p>
    <w:p w14:paraId="4C9BBD92" w14:textId="77777777" w:rsidR="00173430" w:rsidRDefault="00410809">
      <w:pPr>
        <w:widowControl/>
        <w:spacing w:after="160" w:line="278" w:lineRule="auto"/>
        <w:ind w:left="362"/>
        <w:jc w:val="both"/>
        <w:rPr>
          <w:sz w:val="24"/>
          <w:szCs w:val="24"/>
        </w:rPr>
      </w:pPr>
      <w:proofErr w:type="spellStart"/>
      <w:proofErr w:type="gramStart"/>
      <w:r>
        <w:rPr>
          <w:sz w:val="24"/>
          <w:szCs w:val="24"/>
        </w:rPr>
        <w:t>plt.ylabel</w:t>
      </w:r>
      <w:proofErr w:type="spellEnd"/>
      <w:proofErr w:type="gramEnd"/>
      <w:r>
        <w:rPr>
          <w:sz w:val="24"/>
          <w:szCs w:val="24"/>
        </w:rPr>
        <w:t>('Sum of Distances')</w:t>
      </w:r>
    </w:p>
    <w:p w14:paraId="0DC45C63" w14:textId="77777777" w:rsidR="00173430" w:rsidRDefault="00410809">
      <w:pPr>
        <w:widowControl/>
        <w:spacing w:after="160" w:line="278" w:lineRule="auto"/>
        <w:ind w:left="362"/>
        <w:jc w:val="both"/>
        <w:rPr>
          <w:sz w:val="24"/>
          <w:szCs w:val="24"/>
        </w:rPr>
      </w:pPr>
      <w:proofErr w:type="spellStart"/>
      <w:proofErr w:type="gramStart"/>
      <w:r>
        <w:rPr>
          <w:sz w:val="24"/>
          <w:szCs w:val="24"/>
        </w:rPr>
        <w:t>plt.title</w:t>
      </w:r>
      <w:proofErr w:type="spellEnd"/>
      <w:proofErr w:type="gramEnd"/>
      <w:r>
        <w:rPr>
          <w:sz w:val="24"/>
          <w:szCs w:val="24"/>
        </w:rPr>
        <w:t>('K-Means Performance vs K')</w:t>
      </w:r>
    </w:p>
    <w:p w14:paraId="41190D58" w14:textId="77777777" w:rsidR="00173430" w:rsidRDefault="00410809">
      <w:pPr>
        <w:widowControl/>
        <w:spacing w:after="160" w:line="278" w:lineRule="auto"/>
        <w:ind w:left="362"/>
        <w:jc w:val="both"/>
        <w:rPr>
          <w:sz w:val="24"/>
          <w:szCs w:val="24"/>
        </w:rPr>
      </w:pPr>
      <w:proofErr w:type="spellStart"/>
      <w:proofErr w:type="gramStart"/>
      <w:r>
        <w:rPr>
          <w:sz w:val="24"/>
          <w:szCs w:val="24"/>
        </w:rPr>
        <w:t>plt.show</w:t>
      </w:r>
      <w:proofErr w:type="spellEnd"/>
      <w:proofErr w:type="gramEnd"/>
      <w:r>
        <w:rPr>
          <w:sz w:val="24"/>
          <w:szCs w:val="24"/>
        </w:rPr>
        <w:t>()</w:t>
      </w:r>
    </w:p>
    <w:p w14:paraId="7921B877" w14:textId="77777777" w:rsidR="00173430" w:rsidRDefault="00410809">
      <w:pPr>
        <w:widowControl/>
        <w:spacing w:after="160" w:line="278" w:lineRule="auto"/>
        <w:ind w:left="362"/>
        <w:jc w:val="both"/>
        <w:rPr>
          <w:sz w:val="24"/>
          <w:szCs w:val="24"/>
        </w:rPr>
      </w:pPr>
      <w:r>
        <w:rPr>
          <w:sz w:val="24"/>
          <w:szCs w:val="24"/>
        </w:rPr>
        <w:t>OUTPUT:</w:t>
      </w:r>
    </w:p>
    <w:p w14:paraId="1DAEA2B8" w14:textId="77777777" w:rsidR="00173430" w:rsidRDefault="00410809">
      <w:pPr>
        <w:widowControl/>
        <w:spacing w:after="160" w:line="278" w:lineRule="auto"/>
        <w:ind w:left="362"/>
        <w:jc w:val="both"/>
        <w:rPr>
          <w:sz w:val="24"/>
          <w:szCs w:val="24"/>
        </w:rPr>
      </w:pPr>
      <w:r>
        <w:rPr>
          <w:noProof/>
          <w:sz w:val="24"/>
          <w:szCs w:val="24"/>
        </w:rPr>
        <w:drawing>
          <wp:inline distT="0" distB="0" distL="0" distR="0" wp14:anchorId="00C0E71B" wp14:editId="036EA618">
            <wp:extent cx="4062235" cy="3236445"/>
            <wp:effectExtent l="0" t="0" r="0" b="0"/>
            <wp:docPr id="18"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0"/>
                    <a:srcRect/>
                    <a:stretch>
                      <a:fillRect/>
                    </a:stretch>
                  </pic:blipFill>
                  <pic:spPr>
                    <a:xfrm>
                      <a:off x="0" y="0"/>
                      <a:ext cx="4062235" cy="3236445"/>
                    </a:xfrm>
                    <a:prstGeom prst="rect">
                      <a:avLst/>
                    </a:prstGeom>
                    <a:ln/>
                  </pic:spPr>
                </pic:pic>
              </a:graphicData>
            </a:graphic>
          </wp:inline>
        </w:drawing>
      </w:r>
    </w:p>
    <w:p w14:paraId="4FA53F7D" w14:textId="77777777" w:rsidR="00173430" w:rsidRDefault="00173430">
      <w:pPr>
        <w:widowControl/>
        <w:spacing w:after="160" w:line="278" w:lineRule="auto"/>
        <w:ind w:left="362"/>
        <w:jc w:val="both"/>
        <w:rPr>
          <w:sz w:val="24"/>
          <w:szCs w:val="24"/>
        </w:rPr>
      </w:pPr>
    </w:p>
    <w:p w14:paraId="118185AA" w14:textId="77777777" w:rsidR="00173430" w:rsidRDefault="00410809">
      <w:pPr>
        <w:widowControl/>
        <w:spacing w:after="160" w:line="278" w:lineRule="auto"/>
        <w:ind w:left="362"/>
        <w:jc w:val="both"/>
        <w:rPr>
          <w:b/>
          <w:bCs/>
          <w:sz w:val="24"/>
          <w:szCs w:val="24"/>
        </w:rPr>
      </w:pPr>
      <w:r>
        <w:rPr>
          <w:b/>
          <w:bCs/>
          <w:sz w:val="24"/>
          <w:szCs w:val="24"/>
        </w:rPr>
        <w:t>Conclusion</w:t>
      </w:r>
    </w:p>
    <w:p w14:paraId="30F189C6" w14:textId="77777777" w:rsidR="00173430" w:rsidRDefault="00410809">
      <w:pPr>
        <w:widowControl/>
        <w:spacing w:after="160" w:line="278" w:lineRule="auto"/>
        <w:ind w:left="362"/>
        <w:jc w:val="both"/>
        <w:rPr>
          <w:sz w:val="24"/>
          <w:szCs w:val="24"/>
        </w:rPr>
      </w:pPr>
      <w:r>
        <w:rPr>
          <w:sz w:val="24"/>
          <w:szCs w:val="24"/>
        </w:rPr>
        <w:t xml:space="preserve">The K-means algorithm is sensitive to the choice of K, and selecting the optimal value of K is crucial </w:t>
      </w:r>
    </w:p>
    <w:p w14:paraId="3D3F418E" w14:textId="77777777" w:rsidR="00173430" w:rsidRDefault="00410809">
      <w:pPr>
        <w:widowControl/>
        <w:spacing w:after="160" w:line="278" w:lineRule="auto"/>
        <w:ind w:left="362"/>
        <w:jc w:val="both"/>
        <w:rPr>
          <w:sz w:val="24"/>
          <w:szCs w:val="24"/>
        </w:rPr>
      </w:pPr>
      <w:r>
        <w:rPr>
          <w:sz w:val="24"/>
          <w:szCs w:val="24"/>
        </w:rPr>
        <w:t xml:space="preserve">for achieving good performance. The algorithm performs well when K is close to the true number of </w:t>
      </w:r>
    </w:p>
    <w:p w14:paraId="3EC2A925" w14:textId="77777777" w:rsidR="00173430" w:rsidRDefault="00410809">
      <w:pPr>
        <w:widowControl/>
        <w:spacing w:after="160" w:line="278" w:lineRule="auto"/>
        <w:ind w:left="362"/>
        <w:jc w:val="both"/>
        <w:rPr>
          <w:sz w:val="24"/>
          <w:szCs w:val="24"/>
        </w:rPr>
      </w:pPr>
      <w:r>
        <w:rPr>
          <w:sz w:val="24"/>
          <w:szCs w:val="24"/>
        </w:rPr>
        <w:t>clusters, but increasing K beyond this point does not significantly improve performance.</w:t>
      </w:r>
    </w:p>
    <w:p w14:paraId="4CDFD1FF" w14:textId="77777777" w:rsidR="00173430" w:rsidRDefault="00410809">
      <w:pPr>
        <w:widowControl/>
        <w:spacing w:after="160" w:line="278" w:lineRule="auto"/>
        <w:ind w:left="362"/>
        <w:jc w:val="both"/>
        <w:rPr>
          <w:b/>
          <w:bCs/>
          <w:sz w:val="24"/>
          <w:szCs w:val="24"/>
        </w:rPr>
      </w:pPr>
      <w:r>
        <w:rPr>
          <w:b/>
          <w:bCs/>
          <w:sz w:val="24"/>
          <w:szCs w:val="24"/>
        </w:rPr>
        <w:t>11.Demonstrate the use of Fuzzy C-Means Clustering</w:t>
      </w:r>
    </w:p>
    <w:p w14:paraId="41881082" w14:textId="77777777" w:rsidR="00173430" w:rsidRDefault="00410809">
      <w:pPr>
        <w:widowControl/>
        <w:spacing w:after="160" w:line="278" w:lineRule="auto"/>
        <w:ind w:left="362"/>
        <w:jc w:val="both"/>
        <w:rPr>
          <w:sz w:val="24"/>
          <w:szCs w:val="24"/>
        </w:rPr>
      </w:pPr>
      <w:r>
        <w:rPr>
          <w:sz w:val="24"/>
          <w:szCs w:val="24"/>
        </w:rPr>
        <w:t xml:space="preserve">Fuzzy C-Means (FCM) clustering is a type of clustering algorithm that assigns </w:t>
      </w:r>
    </w:p>
    <w:p w14:paraId="1BEE2225" w14:textId="77777777" w:rsidR="00173430" w:rsidRDefault="00410809">
      <w:pPr>
        <w:widowControl/>
        <w:spacing w:after="160" w:line="278" w:lineRule="auto"/>
        <w:ind w:left="362"/>
        <w:jc w:val="both"/>
        <w:rPr>
          <w:sz w:val="24"/>
          <w:szCs w:val="24"/>
        </w:rPr>
      </w:pPr>
      <w:r>
        <w:rPr>
          <w:sz w:val="24"/>
          <w:szCs w:val="24"/>
        </w:rPr>
        <w:t xml:space="preserve">each data </w:t>
      </w:r>
      <w:proofErr w:type="gramStart"/>
      <w:r>
        <w:rPr>
          <w:sz w:val="24"/>
          <w:szCs w:val="24"/>
        </w:rPr>
        <w:t>point</w:t>
      </w:r>
      <w:proofErr w:type="gramEnd"/>
      <w:r>
        <w:rPr>
          <w:sz w:val="24"/>
          <w:szCs w:val="24"/>
        </w:rPr>
        <w:t xml:space="preserve"> a membership degree to each cluster.</w:t>
      </w:r>
    </w:p>
    <w:p w14:paraId="19A0B3E5" w14:textId="77777777" w:rsidR="00173430" w:rsidRDefault="00410809">
      <w:pPr>
        <w:widowControl/>
        <w:spacing w:after="160" w:line="278" w:lineRule="auto"/>
        <w:ind w:left="362"/>
        <w:jc w:val="both"/>
        <w:rPr>
          <w:b/>
          <w:bCs/>
          <w:sz w:val="24"/>
          <w:szCs w:val="24"/>
        </w:rPr>
      </w:pPr>
      <w:r>
        <w:rPr>
          <w:b/>
          <w:bCs/>
          <w:sz w:val="24"/>
          <w:szCs w:val="24"/>
        </w:rPr>
        <w:t>FCM Clustering Algorithm</w:t>
      </w:r>
    </w:p>
    <w:p w14:paraId="4522127C" w14:textId="77777777" w:rsidR="00173430" w:rsidRDefault="00410809">
      <w:pPr>
        <w:widowControl/>
        <w:spacing w:after="160" w:line="278" w:lineRule="auto"/>
        <w:ind w:left="362"/>
        <w:jc w:val="both"/>
        <w:rPr>
          <w:sz w:val="24"/>
          <w:szCs w:val="24"/>
        </w:rPr>
      </w:pPr>
      <w:r>
        <w:rPr>
          <w:sz w:val="24"/>
          <w:szCs w:val="24"/>
        </w:rPr>
        <w:t>1. Initialization: Initialize the membership matrix and the cluster centroids.</w:t>
      </w:r>
    </w:p>
    <w:p w14:paraId="472C0506" w14:textId="77777777" w:rsidR="00173430" w:rsidRDefault="00410809">
      <w:pPr>
        <w:widowControl/>
        <w:spacing w:after="160" w:line="278" w:lineRule="auto"/>
        <w:ind w:left="362"/>
        <w:jc w:val="both"/>
        <w:rPr>
          <w:sz w:val="24"/>
          <w:szCs w:val="24"/>
        </w:rPr>
      </w:pPr>
      <w:r>
        <w:rPr>
          <w:sz w:val="24"/>
          <w:szCs w:val="24"/>
        </w:rPr>
        <w:t xml:space="preserve">2. Membership Calculation: Calculate the membership degree of each data point </w:t>
      </w:r>
    </w:p>
    <w:p w14:paraId="7EC9992F" w14:textId="77777777" w:rsidR="00173430" w:rsidRDefault="00410809">
      <w:pPr>
        <w:widowControl/>
        <w:spacing w:after="160" w:line="278" w:lineRule="auto"/>
        <w:ind w:left="362"/>
        <w:jc w:val="both"/>
        <w:rPr>
          <w:sz w:val="24"/>
          <w:szCs w:val="24"/>
        </w:rPr>
      </w:pPr>
      <w:r>
        <w:rPr>
          <w:sz w:val="24"/>
          <w:szCs w:val="24"/>
        </w:rPr>
        <w:t>to each cluster using a fuzzy membership function.</w:t>
      </w:r>
    </w:p>
    <w:p w14:paraId="17069065" w14:textId="77777777" w:rsidR="00173430" w:rsidRDefault="00410809">
      <w:pPr>
        <w:widowControl/>
        <w:spacing w:after="160" w:line="278" w:lineRule="auto"/>
        <w:ind w:left="362"/>
        <w:jc w:val="both"/>
        <w:rPr>
          <w:sz w:val="24"/>
          <w:szCs w:val="24"/>
        </w:rPr>
      </w:pPr>
      <w:r>
        <w:rPr>
          <w:sz w:val="24"/>
          <w:szCs w:val="24"/>
        </w:rPr>
        <w:t xml:space="preserve">3. Centroid Update: Update the cluster centroids using the membership degrees </w:t>
      </w:r>
    </w:p>
    <w:p w14:paraId="71DE30F4" w14:textId="77777777" w:rsidR="00173430" w:rsidRDefault="00410809">
      <w:pPr>
        <w:widowControl/>
        <w:spacing w:after="160" w:line="278" w:lineRule="auto"/>
        <w:ind w:left="362"/>
        <w:jc w:val="both"/>
        <w:rPr>
          <w:sz w:val="24"/>
          <w:szCs w:val="24"/>
        </w:rPr>
      </w:pPr>
      <w:r>
        <w:rPr>
          <w:sz w:val="24"/>
          <w:szCs w:val="24"/>
        </w:rPr>
        <w:t>and the data points.</w:t>
      </w:r>
    </w:p>
    <w:p w14:paraId="7408FEAB" w14:textId="77777777" w:rsidR="00173430" w:rsidRDefault="00410809">
      <w:pPr>
        <w:widowControl/>
        <w:spacing w:after="160" w:line="278" w:lineRule="auto"/>
        <w:ind w:left="362"/>
        <w:jc w:val="both"/>
        <w:rPr>
          <w:sz w:val="24"/>
          <w:szCs w:val="24"/>
        </w:rPr>
      </w:pPr>
      <w:r>
        <w:rPr>
          <w:sz w:val="24"/>
          <w:szCs w:val="24"/>
        </w:rPr>
        <w:t>4. Repeat: Repeat steps 2 and 3 until convergence or a stopping criterion is met.</w:t>
      </w:r>
    </w:p>
    <w:p w14:paraId="181ED40B" w14:textId="77777777" w:rsidR="00173430" w:rsidRDefault="00173430">
      <w:pPr>
        <w:widowControl/>
        <w:spacing w:after="160" w:line="278" w:lineRule="auto"/>
        <w:ind w:left="362"/>
        <w:jc w:val="both"/>
        <w:rPr>
          <w:b/>
          <w:bCs/>
          <w:sz w:val="24"/>
          <w:szCs w:val="24"/>
        </w:rPr>
      </w:pPr>
    </w:p>
    <w:p w14:paraId="71B96F74" w14:textId="77777777" w:rsidR="00173430" w:rsidRDefault="00173430">
      <w:pPr>
        <w:widowControl/>
        <w:spacing w:after="160" w:line="278" w:lineRule="auto"/>
        <w:ind w:left="362"/>
        <w:jc w:val="both"/>
        <w:rPr>
          <w:b/>
          <w:bCs/>
          <w:sz w:val="24"/>
          <w:szCs w:val="24"/>
        </w:rPr>
      </w:pPr>
    </w:p>
    <w:p w14:paraId="71F59D97" w14:textId="77777777" w:rsidR="00173430" w:rsidRDefault="00410809">
      <w:pPr>
        <w:widowControl/>
        <w:spacing w:after="160" w:line="278" w:lineRule="auto"/>
        <w:ind w:left="362"/>
        <w:jc w:val="both"/>
        <w:rPr>
          <w:b/>
          <w:bCs/>
          <w:sz w:val="24"/>
          <w:szCs w:val="24"/>
        </w:rPr>
      </w:pPr>
      <w:r>
        <w:rPr>
          <w:b/>
          <w:bCs/>
          <w:sz w:val="24"/>
          <w:szCs w:val="24"/>
        </w:rPr>
        <w:t>CODING:</w:t>
      </w:r>
    </w:p>
    <w:p w14:paraId="76AB8BC9" w14:textId="77777777" w:rsidR="00173430" w:rsidRDefault="00410809">
      <w:pPr>
        <w:widowControl/>
        <w:spacing w:after="160" w:line="278" w:lineRule="auto"/>
        <w:ind w:left="362"/>
        <w:jc w:val="both"/>
        <w:rPr>
          <w:sz w:val="24"/>
          <w:szCs w:val="24"/>
        </w:rPr>
      </w:pPr>
      <w:r>
        <w:rPr>
          <w:sz w:val="24"/>
          <w:szCs w:val="24"/>
        </w:rPr>
        <w:t xml:space="preserve">import </w:t>
      </w:r>
      <w:proofErr w:type="spellStart"/>
      <w:r>
        <w:rPr>
          <w:sz w:val="24"/>
          <w:szCs w:val="24"/>
        </w:rPr>
        <w:t>numpy</w:t>
      </w:r>
      <w:proofErr w:type="spellEnd"/>
      <w:r>
        <w:rPr>
          <w:sz w:val="24"/>
          <w:szCs w:val="24"/>
        </w:rPr>
        <w:t xml:space="preserve"> as np</w:t>
      </w:r>
    </w:p>
    <w:p w14:paraId="2E1E8772" w14:textId="77777777" w:rsidR="00173430" w:rsidRDefault="00410809">
      <w:pPr>
        <w:widowControl/>
        <w:spacing w:after="160" w:line="278" w:lineRule="auto"/>
        <w:ind w:left="362"/>
        <w:jc w:val="both"/>
        <w:rPr>
          <w:sz w:val="24"/>
          <w:szCs w:val="24"/>
        </w:rPr>
      </w:pPr>
      <w:r>
        <w:rPr>
          <w:sz w:val="24"/>
          <w:szCs w:val="24"/>
        </w:rPr>
        <w:t xml:space="preserve">import </w:t>
      </w:r>
      <w:proofErr w:type="spellStart"/>
      <w:proofErr w:type="gramStart"/>
      <w:r>
        <w:rPr>
          <w:sz w:val="24"/>
          <w:szCs w:val="24"/>
        </w:rPr>
        <w:t>matplotlib.pyplot</w:t>
      </w:r>
      <w:proofErr w:type="spellEnd"/>
      <w:proofErr w:type="gramEnd"/>
      <w:r>
        <w:rPr>
          <w:sz w:val="24"/>
          <w:szCs w:val="24"/>
        </w:rPr>
        <w:t xml:space="preserve"> as </w:t>
      </w:r>
      <w:proofErr w:type="spellStart"/>
      <w:r>
        <w:rPr>
          <w:sz w:val="24"/>
          <w:szCs w:val="24"/>
        </w:rPr>
        <w:t>plt</w:t>
      </w:r>
      <w:proofErr w:type="spellEnd"/>
    </w:p>
    <w:p w14:paraId="643EE9C4" w14:textId="77777777" w:rsidR="00173430" w:rsidRDefault="00410809">
      <w:pPr>
        <w:widowControl/>
        <w:spacing w:after="160" w:line="278" w:lineRule="auto"/>
        <w:ind w:left="362"/>
        <w:jc w:val="both"/>
        <w:rPr>
          <w:sz w:val="24"/>
          <w:szCs w:val="24"/>
        </w:rPr>
      </w:pPr>
      <w:proofErr w:type="gramStart"/>
      <w:r>
        <w:rPr>
          <w:sz w:val="24"/>
          <w:szCs w:val="24"/>
        </w:rPr>
        <w:t>!pip</w:t>
      </w:r>
      <w:proofErr w:type="gramEnd"/>
      <w:r>
        <w:rPr>
          <w:sz w:val="24"/>
          <w:szCs w:val="24"/>
        </w:rPr>
        <w:t xml:space="preserve"> install -U scikit-fuzzy</w:t>
      </w:r>
    </w:p>
    <w:p w14:paraId="5C9AFDBC" w14:textId="77777777" w:rsidR="00173430" w:rsidRDefault="00410809">
      <w:pPr>
        <w:widowControl/>
        <w:spacing w:after="160" w:line="278" w:lineRule="auto"/>
        <w:ind w:left="362"/>
        <w:jc w:val="both"/>
        <w:rPr>
          <w:sz w:val="24"/>
          <w:szCs w:val="24"/>
        </w:rPr>
      </w:pPr>
      <w:r>
        <w:rPr>
          <w:sz w:val="24"/>
          <w:szCs w:val="24"/>
        </w:rPr>
        <w:t xml:space="preserve">from </w:t>
      </w:r>
      <w:proofErr w:type="spellStart"/>
      <w:proofErr w:type="gramStart"/>
      <w:r>
        <w:rPr>
          <w:sz w:val="24"/>
          <w:szCs w:val="24"/>
        </w:rPr>
        <w:t>skfuzzy.cluster</w:t>
      </w:r>
      <w:proofErr w:type="spellEnd"/>
      <w:proofErr w:type="gramEnd"/>
      <w:r>
        <w:rPr>
          <w:sz w:val="24"/>
          <w:szCs w:val="24"/>
        </w:rPr>
        <w:t xml:space="preserve"> import </w:t>
      </w:r>
      <w:proofErr w:type="spellStart"/>
      <w:r>
        <w:rPr>
          <w:sz w:val="24"/>
          <w:szCs w:val="24"/>
        </w:rPr>
        <w:t>cmeans</w:t>
      </w:r>
      <w:proofErr w:type="spellEnd"/>
    </w:p>
    <w:p w14:paraId="410506F7" w14:textId="77777777" w:rsidR="00173430" w:rsidRDefault="00410809">
      <w:pPr>
        <w:widowControl/>
        <w:spacing w:after="160" w:line="278" w:lineRule="auto"/>
        <w:ind w:left="362"/>
        <w:jc w:val="both"/>
        <w:rPr>
          <w:b/>
          <w:bCs/>
          <w:sz w:val="24"/>
          <w:szCs w:val="24"/>
        </w:rPr>
      </w:pPr>
      <w:r>
        <w:rPr>
          <w:b/>
          <w:bCs/>
          <w:sz w:val="24"/>
          <w:szCs w:val="24"/>
        </w:rPr>
        <w:t># Generate sample data</w:t>
      </w:r>
    </w:p>
    <w:p w14:paraId="78E8FA42" w14:textId="77777777" w:rsidR="00173430" w:rsidRDefault="00410809">
      <w:pPr>
        <w:widowControl/>
        <w:spacing w:after="160" w:line="278" w:lineRule="auto"/>
        <w:ind w:left="362"/>
        <w:jc w:val="both"/>
        <w:rPr>
          <w:sz w:val="24"/>
          <w:szCs w:val="24"/>
        </w:rPr>
      </w:pPr>
      <w:proofErr w:type="spellStart"/>
      <w:proofErr w:type="gramStart"/>
      <w:r>
        <w:rPr>
          <w:sz w:val="24"/>
          <w:szCs w:val="24"/>
        </w:rPr>
        <w:t>np.random</w:t>
      </w:r>
      <w:proofErr w:type="gramEnd"/>
      <w:r>
        <w:rPr>
          <w:sz w:val="24"/>
          <w:szCs w:val="24"/>
        </w:rPr>
        <w:t>.</w:t>
      </w:r>
      <w:proofErr w:type="gramStart"/>
      <w:r>
        <w:rPr>
          <w:sz w:val="24"/>
          <w:szCs w:val="24"/>
        </w:rPr>
        <w:t>seed</w:t>
      </w:r>
      <w:proofErr w:type="spellEnd"/>
      <w:r>
        <w:rPr>
          <w:sz w:val="24"/>
          <w:szCs w:val="24"/>
        </w:rPr>
        <w:t>(</w:t>
      </w:r>
      <w:proofErr w:type="gramEnd"/>
      <w:r>
        <w:rPr>
          <w:sz w:val="24"/>
          <w:szCs w:val="24"/>
        </w:rPr>
        <w:t>0)</w:t>
      </w:r>
    </w:p>
    <w:p w14:paraId="1CD5AF96" w14:textId="77777777" w:rsidR="00173430" w:rsidRDefault="00410809">
      <w:pPr>
        <w:widowControl/>
        <w:spacing w:after="160" w:line="278" w:lineRule="auto"/>
        <w:ind w:left="362"/>
        <w:jc w:val="both"/>
        <w:rPr>
          <w:sz w:val="24"/>
          <w:szCs w:val="24"/>
        </w:rPr>
      </w:pPr>
      <w:r>
        <w:rPr>
          <w:sz w:val="24"/>
          <w:szCs w:val="24"/>
        </w:rPr>
        <w:t xml:space="preserve">data = </w:t>
      </w:r>
      <w:proofErr w:type="spellStart"/>
      <w:proofErr w:type="gramStart"/>
      <w:r>
        <w:rPr>
          <w:sz w:val="24"/>
          <w:szCs w:val="24"/>
        </w:rPr>
        <w:t>np.random</w:t>
      </w:r>
      <w:proofErr w:type="gramEnd"/>
      <w:r>
        <w:rPr>
          <w:sz w:val="24"/>
          <w:szCs w:val="24"/>
        </w:rPr>
        <w:t>.</w:t>
      </w:r>
      <w:proofErr w:type="gramStart"/>
      <w:r>
        <w:rPr>
          <w:sz w:val="24"/>
          <w:szCs w:val="24"/>
        </w:rPr>
        <w:t>rand</w:t>
      </w:r>
      <w:proofErr w:type="spellEnd"/>
      <w:r>
        <w:rPr>
          <w:sz w:val="24"/>
          <w:szCs w:val="24"/>
        </w:rPr>
        <w:t>(</w:t>
      </w:r>
      <w:proofErr w:type="gramEnd"/>
      <w:r>
        <w:rPr>
          <w:sz w:val="24"/>
          <w:szCs w:val="24"/>
        </w:rPr>
        <w:t>100, 2)</w:t>
      </w:r>
    </w:p>
    <w:p w14:paraId="4CBDDFD7" w14:textId="77777777" w:rsidR="00173430" w:rsidRDefault="00410809">
      <w:pPr>
        <w:widowControl/>
        <w:spacing w:after="160" w:line="278" w:lineRule="auto"/>
        <w:ind w:left="362"/>
        <w:jc w:val="both"/>
        <w:rPr>
          <w:b/>
          <w:bCs/>
          <w:sz w:val="24"/>
          <w:szCs w:val="24"/>
        </w:rPr>
      </w:pPr>
      <w:r>
        <w:rPr>
          <w:b/>
          <w:bCs/>
          <w:sz w:val="24"/>
          <w:szCs w:val="24"/>
        </w:rPr>
        <w:t># Define FCM parameters</w:t>
      </w:r>
    </w:p>
    <w:p w14:paraId="2B41067C" w14:textId="77777777" w:rsidR="00173430" w:rsidRDefault="00410809">
      <w:pPr>
        <w:widowControl/>
        <w:spacing w:after="160" w:line="278" w:lineRule="auto"/>
        <w:ind w:left="362"/>
        <w:jc w:val="both"/>
        <w:rPr>
          <w:sz w:val="24"/>
          <w:szCs w:val="24"/>
        </w:rPr>
      </w:pPr>
      <w:r>
        <w:rPr>
          <w:sz w:val="24"/>
          <w:szCs w:val="24"/>
        </w:rPr>
        <w:t xml:space="preserve">c = </w:t>
      </w:r>
      <w:proofErr w:type="gramStart"/>
      <w:r>
        <w:rPr>
          <w:sz w:val="24"/>
          <w:szCs w:val="24"/>
        </w:rPr>
        <w:t>3  #</w:t>
      </w:r>
      <w:proofErr w:type="gramEnd"/>
      <w:r>
        <w:rPr>
          <w:sz w:val="24"/>
          <w:szCs w:val="24"/>
        </w:rPr>
        <w:t xml:space="preserve"> number of clusters</w:t>
      </w:r>
    </w:p>
    <w:p w14:paraId="78A2928B" w14:textId="77777777" w:rsidR="00173430" w:rsidRDefault="00410809">
      <w:pPr>
        <w:widowControl/>
        <w:spacing w:after="160" w:line="278" w:lineRule="auto"/>
        <w:ind w:left="362"/>
        <w:jc w:val="both"/>
        <w:rPr>
          <w:sz w:val="24"/>
          <w:szCs w:val="24"/>
        </w:rPr>
      </w:pPr>
      <w:r>
        <w:rPr>
          <w:sz w:val="24"/>
          <w:szCs w:val="24"/>
        </w:rPr>
        <w:t xml:space="preserve">m = </w:t>
      </w:r>
      <w:proofErr w:type="gramStart"/>
      <w:r>
        <w:rPr>
          <w:sz w:val="24"/>
          <w:szCs w:val="24"/>
        </w:rPr>
        <w:t>2  #</w:t>
      </w:r>
      <w:proofErr w:type="gramEnd"/>
      <w:r>
        <w:rPr>
          <w:sz w:val="24"/>
          <w:szCs w:val="24"/>
        </w:rPr>
        <w:t xml:space="preserve"> fuzziness parameter</w:t>
      </w:r>
    </w:p>
    <w:p w14:paraId="0FDCD3FD" w14:textId="77777777" w:rsidR="00173430" w:rsidRDefault="00410809">
      <w:pPr>
        <w:widowControl/>
        <w:spacing w:after="160" w:line="278" w:lineRule="auto"/>
        <w:ind w:left="362"/>
        <w:jc w:val="both"/>
        <w:rPr>
          <w:sz w:val="24"/>
          <w:szCs w:val="24"/>
        </w:rPr>
      </w:pPr>
      <w:proofErr w:type="spellStart"/>
      <w:r>
        <w:rPr>
          <w:sz w:val="24"/>
          <w:szCs w:val="24"/>
        </w:rPr>
        <w:t>max_iter</w:t>
      </w:r>
      <w:proofErr w:type="spellEnd"/>
      <w:r>
        <w:rPr>
          <w:sz w:val="24"/>
          <w:szCs w:val="24"/>
        </w:rPr>
        <w:t xml:space="preserve"> = </w:t>
      </w:r>
      <w:proofErr w:type="gramStart"/>
      <w:r>
        <w:rPr>
          <w:sz w:val="24"/>
          <w:szCs w:val="24"/>
        </w:rPr>
        <w:t>100  #</w:t>
      </w:r>
      <w:proofErr w:type="gramEnd"/>
      <w:r>
        <w:rPr>
          <w:sz w:val="24"/>
          <w:szCs w:val="24"/>
        </w:rPr>
        <w:t xml:space="preserve"> maximum number of iterations</w:t>
      </w:r>
    </w:p>
    <w:p w14:paraId="25BD3D32" w14:textId="77777777" w:rsidR="00173430" w:rsidRDefault="00410809">
      <w:pPr>
        <w:widowControl/>
        <w:spacing w:after="160" w:line="278" w:lineRule="auto"/>
        <w:ind w:left="362"/>
        <w:jc w:val="both"/>
        <w:rPr>
          <w:sz w:val="24"/>
          <w:szCs w:val="24"/>
        </w:rPr>
      </w:pPr>
      <w:r>
        <w:rPr>
          <w:sz w:val="24"/>
          <w:szCs w:val="24"/>
        </w:rPr>
        <w:t xml:space="preserve">error = </w:t>
      </w:r>
      <w:proofErr w:type="gramStart"/>
      <w:r>
        <w:rPr>
          <w:sz w:val="24"/>
          <w:szCs w:val="24"/>
        </w:rPr>
        <w:t>0.005  #</w:t>
      </w:r>
      <w:proofErr w:type="gramEnd"/>
      <w:r>
        <w:rPr>
          <w:sz w:val="24"/>
          <w:szCs w:val="24"/>
        </w:rPr>
        <w:t xml:space="preserve"> error tolerance</w:t>
      </w:r>
    </w:p>
    <w:p w14:paraId="67E1680D" w14:textId="77777777" w:rsidR="00173430" w:rsidRDefault="00173430">
      <w:pPr>
        <w:widowControl/>
        <w:spacing w:after="160" w:line="278" w:lineRule="auto"/>
        <w:ind w:left="362"/>
        <w:jc w:val="both"/>
        <w:rPr>
          <w:sz w:val="24"/>
          <w:szCs w:val="24"/>
        </w:rPr>
      </w:pPr>
    </w:p>
    <w:p w14:paraId="4D61A01A" w14:textId="77777777" w:rsidR="00173430" w:rsidRDefault="00410809">
      <w:pPr>
        <w:widowControl/>
        <w:spacing w:after="160" w:line="278" w:lineRule="auto"/>
        <w:ind w:left="362"/>
        <w:jc w:val="both"/>
        <w:rPr>
          <w:sz w:val="24"/>
          <w:szCs w:val="24"/>
        </w:rPr>
      </w:pPr>
      <w:r>
        <w:rPr>
          <w:sz w:val="24"/>
          <w:szCs w:val="24"/>
        </w:rPr>
        <w:t># Perform FCM clustering</w:t>
      </w:r>
    </w:p>
    <w:p w14:paraId="3547D612" w14:textId="77777777" w:rsidR="00173430" w:rsidRDefault="00410809">
      <w:pPr>
        <w:widowControl/>
        <w:spacing w:after="160" w:line="278" w:lineRule="auto"/>
        <w:ind w:left="362"/>
        <w:jc w:val="both"/>
        <w:rPr>
          <w:sz w:val="24"/>
          <w:szCs w:val="24"/>
        </w:rPr>
      </w:pPr>
      <w:proofErr w:type="spellStart"/>
      <w:r>
        <w:rPr>
          <w:sz w:val="24"/>
          <w:szCs w:val="24"/>
        </w:rPr>
        <w:t>cntr</w:t>
      </w:r>
      <w:proofErr w:type="spellEnd"/>
      <w:r>
        <w:rPr>
          <w:sz w:val="24"/>
          <w:szCs w:val="24"/>
        </w:rPr>
        <w:t xml:space="preserve">, u, u0, d, </w:t>
      </w:r>
      <w:proofErr w:type="spellStart"/>
      <w:r>
        <w:rPr>
          <w:sz w:val="24"/>
          <w:szCs w:val="24"/>
        </w:rPr>
        <w:t>jm</w:t>
      </w:r>
      <w:proofErr w:type="spellEnd"/>
      <w:r>
        <w:rPr>
          <w:sz w:val="24"/>
          <w:szCs w:val="24"/>
        </w:rPr>
        <w:t xml:space="preserve">, p, </w:t>
      </w:r>
      <w:proofErr w:type="spellStart"/>
      <w:r>
        <w:rPr>
          <w:sz w:val="24"/>
          <w:szCs w:val="24"/>
        </w:rPr>
        <w:t>fpc</w:t>
      </w:r>
      <w:proofErr w:type="spellEnd"/>
      <w:r>
        <w:rPr>
          <w:sz w:val="24"/>
          <w:szCs w:val="24"/>
        </w:rPr>
        <w:t xml:space="preserve"> = </w:t>
      </w:r>
      <w:proofErr w:type="spellStart"/>
      <w:proofErr w:type="gramStart"/>
      <w:r>
        <w:rPr>
          <w:sz w:val="24"/>
          <w:szCs w:val="24"/>
        </w:rPr>
        <w:t>cmeans</w:t>
      </w:r>
      <w:proofErr w:type="spellEnd"/>
      <w:r>
        <w:rPr>
          <w:sz w:val="24"/>
          <w:szCs w:val="24"/>
        </w:rPr>
        <w:t>(</w:t>
      </w:r>
      <w:proofErr w:type="spellStart"/>
      <w:r>
        <w:rPr>
          <w:sz w:val="24"/>
          <w:szCs w:val="24"/>
        </w:rPr>
        <w:t>data.T</w:t>
      </w:r>
      <w:proofErr w:type="spellEnd"/>
      <w:proofErr w:type="gramEnd"/>
      <w:r>
        <w:rPr>
          <w:sz w:val="24"/>
          <w:szCs w:val="24"/>
        </w:rPr>
        <w:t xml:space="preserve">, c, m, error, </w:t>
      </w:r>
      <w:proofErr w:type="spellStart"/>
      <w:r>
        <w:rPr>
          <w:sz w:val="24"/>
          <w:szCs w:val="24"/>
        </w:rPr>
        <w:t>max_iter</w:t>
      </w:r>
      <w:proofErr w:type="spellEnd"/>
      <w:r>
        <w:rPr>
          <w:sz w:val="24"/>
          <w:szCs w:val="24"/>
        </w:rPr>
        <w:t>)</w:t>
      </w:r>
    </w:p>
    <w:p w14:paraId="1FEC351A" w14:textId="77777777" w:rsidR="00173430" w:rsidRDefault="00410809">
      <w:pPr>
        <w:widowControl/>
        <w:spacing w:after="160" w:line="278" w:lineRule="auto"/>
        <w:ind w:left="362"/>
        <w:jc w:val="both"/>
        <w:rPr>
          <w:b/>
          <w:bCs/>
          <w:sz w:val="24"/>
          <w:szCs w:val="24"/>
        </w:rPr>
      </w:pPr>
      <w:r>
        <w:rPr>
          <w:b/>
          <w:bCs/>
          <w:sz w:val="24"/>
          <w:szCs w:val="24"/>
        </w:rPr>
        <w:t># Plot the results</w:t>
      </w:r>
    </w:p>
    <w:p w14:paraId="43BDE1A4" w14:textId="77777777" w:rsidR="00173430" w:rsidRDefault="00410809">
      <w:pPr>
        <w:widowControl/>
        <w:spacing w:after="160" w:line="278" w:lineRule="auto"/>
        <w:ind w:left="362"/>
        <w:jc w:val="both"/>
        <w:rPr>
          <w:sz w:val="24"/>
          <w:szCs w:val="24"/>
        </w:rPr>
      </w:pPr>
      <w:proofErr w:type="spellStart"/>
      <w:proofErr w:type="gramStart"/>
      <w:r>
        <w:rPr>
          <w:sz w:val="24"/>
          <w:szCs w:val="24"/>
        </w:rPr>
        <w:t>plt.scatter</w:t>
      </w:r>
      <w:proofErr w:type="spellEnd"/>
      <w:proofErr w:type="gramEnd"/>
      <w:r>
        <w:rPr>
          <w:sz w:val="24"/>
          <w:szCs w:val="24"/>
        </w:rPr>
        <w:t>(data</w:t>
      </w:r>
      <w:proofErr w:type="gramStart"/>
      <w:r>
        <w:rPr>
          <w:sz w:val="24"/>
          <w:szCs w:val="24"/>
        </w:rPr>
        <w:t>[:,</w:t>
      </w:r>
      <w:proofErr w:type="gramEnd"/>
      <w:r>
        <w:rPr>
          <w:sz w:val="24"/>
          <w:szCs w:val="24"/>
        </w:rPr>
        <w:t xml:space="preserve"> 0], data</w:t>
      </w:r>
      <w:proofErr w:type="gramStart"/>
      <w:r>
        <w:rPr>
          <w:sz w:val="24"/>
          <w:szCs w:val="24"/>
        </w:rPr>
        <w:t>[:,</w:t>
      </w:r>
      <w:proofErr w:type="gramEnd"/>
      <w:r>
        <w:rPr>
          <w:sz w:val="24"/>
          <w:szCs w:val="24"/>
        </w:rPr>
        <w:t xml:space="preserve"> 1], c=</w:t>
      </w:r>
      <w:proofErr w:type="spellStart"/>
      <w:proofErr w:type="gramStart"/>
      <w:r>
        <w:rPr>
          <w:sz w:val="24"/>
          <w:szCs w:val="24"/>
        </w:rPr>
        <w:t>np.argmax</w:t>
      </w:r>
      <w:proofErr w:type="spellEnd"/>
      <w:proofErr w:type="gramEnd"/>
      <w:r>
        <w:rPr>
          <w:sz w:val="24"/>
          <w:szCs w:val="24"/>
        </w:rPr>
        <w:t>(u, axis=0))</w:t>
      </w:r>
    </w:p>
    <w:p w14:paraId="66861715" w14:textId="77777777" w:rsidR="00173430" w:rsidRDefault="00410809">
      <w:pPr>
        <w:widowControl/>
        <w:spacing w:after="160" w:line="278" w:lineRule="auto"/>
        <w:ind w:left="362"/>
        <w:jc w:val="both"/>
        <w:rPr>
          <w:sz w:val="24"/>
          <w:szCs w:val="24"/>
        </w:rPr>
      </w:pPr>
      <w:proofErr w:type="spellStart"/>
      <w:proofErr w:type="gramStart"/>
      <w:r>
        <w:rPr>
          <w:sz w:val="24"/>
          <w:szCs w:val="24"/>
        </w:rPr>
        <w:t>plt.scatter</w:t>
      </w:r>
      <w:proofErr w:type="spellEnd"/>
      <w:proofErr w:type="gramEnd"/>
      <w:r>
        <w:rPr>
          <w:sz w:val="24"/>
          <w:szCs w:val="24"/>
        </w:rPr>
        <w:t>(</w:t>
      </w:r>
      <w:proofErr w:type="spellStart"/>
      <w:r>
        <w:rPr>
          <w:sz w:val="24"/>
          <w:szCs w:val="24"/>
        </w:rPr>
        <w:t>cntr</w:t>
      </w:r>
      <w:proofErr w:type="spellEnd"/>
      <w:proofErr w:type="gramStart"/>
      <w:r>
        <w:rPr>
          <w:sz w:val="24"/>
          <w:szCs w:val="24"/>
        </w:rPr>
        <w:t>[:,</w:t>
      </w:r>
      <w:proofErr w:type="gramEnd"/>
      <w:r>
        <w:rPr>
          <w:sz w:val="24"/>
          <w:szCs w:val="24"/>
        </w:rPr>
        <w:t xml:space="preserve"> 0], </w:t>
      </w:r>
      <w:proofErr w:type="spellStart"/>
      <w:r>
        <w:rPr>
          <w:sz w:val="24"/>
          <w:szCs w:val="24"/>
        </w:rPr>
        <w:t>cntr</w:t>
      </w:r>
      <w:proofErr w:type="spellEnd"/>
      <w:proofErr w:type="gramStart"/>
      <w:r>
        <w:rPr>
          <w:sz w:val="24"/>
          <w:szCs w:val="24"/>
        </w:rPr>
        <w:t>[:,</w:t>
      </w:r>
      <w:proofErr w:type="gramEnd"/>
      <w:r>
        <w:rPr>
          <w:sz w:val="24"/>
          <w:szCs w:val="24"/>
        </w:rPr>
        <w:t xml:space="preserve"> 1], c='red', marker='x')</w:t>
      </w:r>
    </w:p>
    <w:p w14:paraId="41307DE9" w14:textId="77777777" w:rsidR="00173430" w:rsidRDefault="00410809">
      <w:pPr>
        <w:widowControl/>
        <w:spacing w:after="160" w:line="278" w:lineRule="auto"/>
        <w:ind w:left="362"/>
        <w:jc w:val="both"/>
        <w:rPr>
          <w:sz w:val="24"/>
          <w:szCs w:val="24"/>
        </w:rPr>
      </w:pPr>
      <w:proofErr w:type="spellStart"/>
      <w:proofErr w:type="gramStart"/>
      <w:r>
        <w:rPr>
          <w:sz w:val="24"/>
          <w:szCs w:val="24"/>
        </w:rPr>
        <w:t>plt.show</w:t>
      </w:r>
      <w:proofErr w:type="spellEnd"/>
      <w:proofErr w:type="gramEnd"/>
      <w:r>
        <w:rPr>
          <w:sz w:val="24"/>
          <w:szCs w:val="24"/>
        </w:rPr>
        <w:t>()</w:t>
      </w:r>
    </w:p>
    <w:p w14:paraId="7C5B2217" w14:textId="77777777" w:rsidR="00173430" w:rsidRDefault="00410809">
      <w:pPr>
        <w:widowControl/>
        <w:spacing w:after="160" w:line="278" w:lineRule="auto"/>
        <w:ind w:left="362"/>
        <w:jc w:val="both"/>
        <w:rPr>
          <w:sz w:val="24"/>
          <w:szCs w:val="24"/>
        </w:rPr>
      </w:pPr>
      <w:r>
        <w:rPr>
          <w:sz w:val="24"/>
          <w:szCs w:val="24"/>
        </w:rPr>
        <w:t>OUTPUT:</w:t>
      </w:r>
    </w:p>
    <w:p w14:paraId="4F37D360" w14:textId="77777777" w:rsidR="00173430" w:rsidRDefault="00410809">
      <w:pPr>
        <w:widowControl/>
        <w:spacing w:after="160" w:line="278" w:lineRule="auto"/>
        <w:ind w:left="362"/>
        <w:jc w:val="both"/>
        <w:rPr>
          <w:b/>
          <w:bCs/>
          <w:sz w:val="24"/>
          <w:szCs w:val="24"/>
        </w:rPr>
      </w:pPr>
      <w:r>
        <w:rPr>
          <w:b/>
          <w:bCs/>
          <w:noProof/>
          <w:sz w:val="24"/>
          <w:szCs w:val="24"/>
        </w:rPr>
        <w:drawing>
          <wp:inline distT="0" distB="0" distL="0" distR="0" wp14:anchorId="46E68B6F" wp14:editId="158006D0">
            <wp:extent cx="2492589" cy="1882495"/>
            <wp:effectExtent l="0" t="0" r="0" b="0"/>
            <wp:docPr id="19"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1"/>
                    <a:srcRect/>
                    <a:stretch>
                      <a:fillRect/>
                    </a:stretch>
                  </pic:blipFill>
                  <pic:spPr>
                    <a:xfrm>
                      <a:off x="0" y="0"/>
                      <a:ext cx="2492589" cy="1882495"/>
                    </a:xfrm>
                    <a:prstGeom prst="rect">
                      <a:avLst/>
                    </a:prstGeom>
                    <a:ln/>
                  </pic:spPr>
                </pic:pic>
              </a:graphicData>
            </a:graphic>
          </wp:inline>
        </w:drawing>
      </w:r>
    </w:p>
    <w:p w14:paraId="2BB4F001" w14:textId="77777777" w:rsidR="00173430" w:rsidRDefault="00173430">
      <w:pPr>
        <w:widowControl/>
        <w:spacing w:after="160" w:line="278" w:lineRule="auto"/>
        <w:ind w:left="362"/>
        <w:jc w:val="both"/>
        <w:rPr>
          <w:b/>
          <w:bCs/>
          <w:sz w:val="24"/>
          <w:szCs w:val="24"/>
        </w:rPr>
      </w:pPr>
    </w:p>
    <w:p w14:paraId="57681FF1" w14:textId="77777777" w:rsidR="00173430" w:rsidRDefault="00410809">
      <w:pPr>
        <w:widowControl/>
        <w:spacing w:after="160" w:line="278" w:lineRule="auto"/>
        <w:ind w:left="362"/>
        <w:jc w:val="both"/>
        <w:rPr>
          <w:b/>
          <w:bCs/>
          <w:sz w:val="24"/>
          <w:szCs w:val="24"/>
        </w:rPr>
      </w:pPr>
      <w:r>
        <w:rPr>
          <w:b/>
          <w:bCs/>
          <w:sz w:val="24"/>
          <w:szCs w:val="24"/>
        </w:rPr>
        <w:lastRenderedPageBreak/>
        <w:t xml:space="preserve">12.Demonstrate the use of Expectation </w:t>
      </w:r>
      <w:r>
        <w:rPr>
          <w:sz w:val="24"/>
          <w:szCs w:val="24"/>
        </w:rPr>
        <w:t>Maximization-based clustering algorithm.</w:t>
      </w:r>
    </w:p>
    <w:p w14:paraId="509E48A0" w14:textId="77777777" w:rsidR="00173430" w:rsidRDefault="00410809">
      <w:pPr>
        <w:widowControl/>
        <w:spacing w:after="160" w:line="278" w:lineRule="auto"/>
        <w:ind w:left="362"/>
        <w:jc w:val="both"/>
        <w:rPr>
          <w:sz w:val="24"/>
          <w:szCs w:val="24"/>
        </w:rPr>
      </w:pPr>
      <w:r>
        <w:rPr>
          <w:sz w:val="24"/>
          <w:szCs w:val="24"/>
        </w:rPr>
        <w:t xml:space="preserve">Expectation Maximization (EM)-based clustering is a type of clustering </w:t>
      </w:r>
    </w:p>
    <w:p w14:paraId="6355076D" w14:textId="77777777" w:rsidR="00173430" w:rsidRDefault="00410809">
      <w:pPr>
        <w:widowControl/>
        <w:spacing w:after="160" w:line="278" w:lineRule="auto"/>
        <w:ind w:left="362"/>
        <w:jc w:val="both"/>
        <w:rPr>
          <w:sz w:val="24"/>
          <w:szCs w:val="24"/>
        </w:rPr>
      </w:pPr>
      <w:r>
        <w:rPr>
          <w:sz w:val="24"/>
          <w:szCs w:val="24"/>
        </w:rPr>
        <w:t xml:space="preserve">algorithm that uses the Expectation Maximization algorithm to estimate </w:t>
      </w:r>
    </w:p>
    <w:p w14:paraId="500AD09D" w14:textId="77777777" w:rsidR="00173430" w:rsidRDefault="00410809">
      <w:pPr>
        <w:widowControl/>
        <w:spacing w:after="160" w:line="278" w:lineRule="auto"/>
        <w:ind w:left="362"/>
        <w:jc w:val="both"/>
        <w:rPr>
          <w:sz w:val="24"/>
          <w:szCs w:val="24"/>
        </w:rPr>
      </w:pPr>
      <w:r>
        <w:rPr>
          <w:sz w:val="24"/>
          <w:szCs w:val="24"/>
        </w:rPr>
        <w:t>the parameters of a mixture model.</w:t>
      </w:r>
    </w:p>
    <w:p w14:paraId="49F20614" w14:textId="77777777" w:rsidR="00173430" w:rsidRDefault="00410809">
      <w:pPr>
        <w:widowControl/>
        <w:spacing w:after="160" w:line="278" w:lineRule="auto"/>
        <w:ind w:left="362"/>
        <w:jc w:val="both"/>
        <w:rPr>
          <w:b/>
          <w:bCs/>
          <w:sz w:val="24"/>
          <w:szCs w:val="24"/>
        </w:rPr>
      </w:pPr>
      <w:r>
        <w:rPr>
          <w:b/>
          <w:bCs/>
          <w:sz w:val="24"/>
          <w:szCs w:val="24"/>
        </w:rPr>
        <w:t>EM-Based Clustering Algorithm</w:t>
      </w:r>
    </w:p>
    <w:p w14:paraId="64E00E72" w14:textId="77777777" w:rsidR="00173430" w:rsidRDefault="00410809">
      <w:pPr>
        <w:widowControl/>
        <w:numPr>
          <w:ilvl w:val="0"/>
          <w:numId w:val="6"/>
        </w:numPr>
        <w:pBdr>
          <w:top w:val="nil"/>
          <w:left w:val="nil"/>
          <w:bottom w:val="nil"/>
          <w:right w:val="nil"/>
          <w:between w:val="nil"/>
        </w:pBdr>
        <w:spacing w:after="160" w:line="278" w:lineRule="auto"/>
        <w:jc w:val="both"/>
        <w:rPr>
          <w:color w:val="000000"/>
          <w:sz w:val="24"/>
          <w:szCs w:val="24"/>
        </w:rPr>
      </w:pPr>
      <w:r>
        <w:rPr>
          <w:color w:val="000000"/>
          <w:sz w:val="24"/>
          <w:szCs w:val="24"/>
        </w:rPr>
        <w:t xml:space="preserve">Initialization: Initialize the parameters of the mixture model, such as the means, covariances, and </w:t>
      </w:r>
    </w:p>
    <w:p w14:paraId="02971BD0" w14:textId="77777777" w:rsidR="00173430" w:rsidRDefault="00410809">
      <w:pPr>
        <w:widowControl/>
        <w:pBdr>
          <w:top w:val="nil"/>
          <w:left w:val="nil"/>
          <w:bottom w:val="nil"/>
          <w:right w:val="nil"/>
          <w:between w:val="nil"/>
        </w:pBdr>
        <w:spacing w:after="160" w:line="278" w:lineRule="auto"/>
        <w:ind w:left="722"/>
        <w:jc w:val="both"/>
        <w:rPr>
          <w:color w:val="000000"/>
          <w:sz w:val="24"/>
          <w:szCs w:val="24"/>
        </w:rPr>
      </w:pPr>
      <w:r>
        <w:rPr>
          <w:color w:val="000000"/>
          <w:sz w:val="24"/>
          <w:szCs w:val="24"/>
        </w:rPr>
        <w:t>weights of the components.</w:t>
      </w:r>
    </w:p>
    <w:p w14:paraId="7A12995B" w14:textId="77777777" w:rsidR="00173430" w:rsidRDefault="00410809">
      <w:pPr>
        <w:widowControl/>
        <w:numPr>
          <w:ilvl w:val="0"/>
          <w:numId w:val="6"/>
        </w:numPr>
        <w:pBdr>
          <w:top w:val="nil"/>
          <w:left w:val="nil"/>
          <w:bottom w:val="nil"/>
          <w:right w:val="nil"/>
          <w:between w:val="nil"/>
        </w:pBdr>
        <w:spacing w:after="160" w:line="278" w:lineRule="auto"/>
        <w:jc w:val="both"/>
        <w:rPr>
          <w:color w:val="000000"/>
          <w:sz w:val="24"/>
          <w:szCs w:val="24"/>
        </w:rPr>
      </w:pPr>
      <w:r>
        <w:rPr>
          <w:color w:val="000000"/>
          <w:sz w:val="24"/>
          <w:szCs w:val="24"/>
        </w:rPr>
        <w:t>Expectation Step: Calculate the expected value of the log-likelihood function, given the current</w:t>
      </w:r>
    </w:p>
    <w:p w14:paraId="36922B00" w14:textId="77777777" w:rsidR="00173430" w:rsidRDefault="00410809">
      <w:pPr>
        <w:widowControl/>
        <w:pBdr>
          <w:top w:val="nil"/>
          <w:left w:val="nil"/>
          <w:bottom w:val="nil"/>
          <w:right w:val="nil"/>
          <w:between w:val="nil"/>
        </w:pBdr>
        <w:spacing w:after="160" w:line="278" w:lineRule="auto"/>
        <w:ind w:left="722"/>
        <w:jc w:val="both"/>
        <w:rPr>
          <w:color w:val="000000"/>
          <w:sz w:val="24"/>
          <w:szCs w:val="24"/>
        </w:rPr>
      </w:pPr>
      <w:r>
        <w:rPr>
          <w:color w:val="000000"/>
          <w:sz w:val="24"/>
          <w:szCs w:val="24"/>
        </w:rPr>
        <w:t xml:space="preserve"> estimates of the parameters.</w:t>
      </w:r>
    </w:p>
    <w:p w14:paraId="208881FC" w14:textId="77777777" w:rsidR="00173430" w:rsidRDefault="00410809">
      <w:pPr>
        <w:widowControl/>
        <w:spacing w:after="160" w:line="278" w:lineRule="auto"/>
        <w:ind w:left="362"/>
        <w:jc w:val="both"/>
        <w:rPr>
          <w:sz w:val="24"/>
          <w:szCs w:val="24"/>
        </w:rPr>
      </w:pPr>
      <w:r>
        <w:rPr>
          <w:sz w:val="24"/>
          <w:szCs w:val="24"/>
        </w:rPr>
        <w:t>3. Maximization Step: Update the parameters to maximize the expected log-likelihood function.</w:t>
      </w:r>
    </w:p>
    <w:p w14:paraId="2FEF5200" w14:textId="77777777" w:rsidR="00173430" w:rsidRDefault="00410809">
      <w:pPr>
        <w:widowControl/>
        <w:spacing w:after="160" w:line="278" w:lineRule="auto"/>
        <w:ind w:left="362"/>
        <w:jc w:val="both"/>
        <w:rPr>
          <w:sz w:val="24"/>
          <w:szCs w:val="24"/>
        </w:rPr>
      </w:pPr>
      <w:r>
        <w:rPr>
          <w:sz w:val="24"/>
          <w:szCs w:val="24"/>
        </w:rPr>
        <w:t>4. Repeat: Repeat the Expectation and Maximization steps until convergence or a stopping criterion is met.</w:t>
      </w:r>
    </w:p>
    <w:p w14:paraId="0B299F59" w14:textId="77777777" w:rsidR="00173430" w:rsidRDefault="00410809">
      <w:pPr>
        <w:widowControl/>
        <w:spacing w:after="160" w:line="278" w:lineRule="auto"/>
        <w:ind w:left="362"/>
        <w:jc w:val="both"/>
        <w:rPr>
          <w:b/>
          <w:bCs/>
          <w:sz w:val="24"/>
          <w:szCs w:val="24"/>
        </w:rPr>
      </w:pPr>
      <w:r>
        <w:rPr>
          <w:b/>
          <w:bCs/>
          <w:sz w:val="24"/>
          <w:szCs w:val="24"/>
        </w:rPr>
        <w:t>CODING:</w:t>
      </w:r>
    </w:p>
    <w:p w14:paraId="56D2C889" w14:textId="77777777" w:rsidR="00173430" w:rsidRDefault="00410809">
      <w:pPr>
        <w:widowControl/>
        <w:spacing w:after="160" w:line="278" w:lineRule="auto"/>
        <w:ind w:left="362"/>
        <w:jc w:val="both"/>
        <w:rPr>
          <w:sz w:val="24"/>
          <w:szCs w:val="24"/>
        </w:rPr>
      </w:pPr>
      <w:r>
        <w:rPr>
          <w:sz w:val="24"/>
          <w:szCs w:val="24"/>
        </w:rPr>
        <w:t xml:space="preserve">import </w:t>
      </w:r>
      <w:proofErr w:type="spellStart"/>
      <w:r>
        <w:rPr>
          <w:sz w:val="24"/>
          <w:szCs w:val="24"/>
        </w:rPr>
        <w:t>numpy</w:t>
      </w:r>
      <w:proofErr w:type="spellEnd"/>
      <w:r>
        <w:rPr>
          <w:sz w:val="24"/>
          <w:szCs w:val="24"/>
        </w:rPr>
        <w:t xml:space="preserve"> as np</w:t>
      </w:r>
    </w:p>
    <w:p w14:paraId="6F641A3D" w14:textId="77777777" w:rsidR="00173430" w:rsidRDefault="00173430">
      <w:pPr>
        <w:widowControl/>
        <w:spacing w:after="160" w:line="278" w:lineRule="auto"/>
        <w:ind w:left="362"/>
        <w:jc w:val="both"/>
        <w:rPr>
          <w:sz w:val="24"/>
          <w:szCs w:val="24"/>
        </w:rPr>
      </w:pPr>
    </w:p>
    <w:p w14:paraId="6E4F9AA2" w14:textId="77777777" w:rsidR="00173430" w:rsidRDefault="00410809">
      <w:pPr>
        <w:widowControl/>
        <w:spacing w:after="160" w:line="278" w:lineRule="auto"/>
        <w:ind w:left="362"/>
        <w:jc w:val="both"/>
        <w:rPr>
          <w:sz w:val="24"/>
          <w:szCs w:val="24"/>
        </w:rPr>
      </w:pPr>
      <w:r>
        <w:rPr>
          <w:sz w:val="24"/>
          <w:szCs w:val="24"/>
        </w:rPr>
        <w:t xml:space="preserve">from </w:t>
      </w:r>
      <w:proofErr w:type="spellStart"/>
      <w:proofErr w:type="gramStart"/>
      <w:r>
        <w:rPr>
          <w:sz w:val="24"/>
          <w:szCs w:val="24"/>
        </w:rPr>
        <w:t>sklearn.mixture</w:t>
      </w:r>
      <w:proofErr w:type="spellEnd"/>
      <w:proofErr w:type="gramEnd"/>
      <w:r>
        <w:rPr>
          <w:sz w:val="24"/>
          <w:szCs w:val="24"/>
        </w:rPr>
        <w:t xml:space="preserve"> import GaussianMixture</w:t>
      </w:r>
    </w:p>
    <w:p w14:paraId="7EEC1815" w14:textId="77777777" w:rsidR="00173430" w:rsidRDefault="00410809">
      <w:pPr>
        <w:widowControl/>
        <w:spacing w:after="160" w:line="278" w:lineRule="auto"/>
        <w:ind w:left="362"/>
        <w:jc w:val="both"/>
        <w:rPr>
          <w:sz w:val="24"/>
          <w:szCs w:val="24"/>
        </w:rPr>
      </w:pPr>
      <w:r>
        <w:rPr>
          <w:sz w:val="24"/>
          <w:szCs w:val="24"/>
        </w:rPr>
        <w:t xml:space="preserve">import </w:t>
      </w:r>
      <w:proofErr w:type="spellStart"/>
      <w:proofErr w:type="gramStart"/>
      <w:r>
        <w:rPr>
          <w:sz w:val="24"/>
          <w:szCs w:val="24"/>
        </w:rPr>
        <w:t>matplotlib.pyplot</w:t>
      </w:r>
      <w:proofErr w:type="spellEnd"/>
      <w:proofErr w:type="gramEnd"/>
      <w:r>
        <w:rPr>
          <w:sz w:val="24"/>
          <w:szCs w:val="24"/>
        </w:rPr>
        <w:t xml:space="preserve"> as </w:t>
      </w:r>
      <w:proofErr w:type="spellStart"/>
      <w:r>
        <w:rPr>
          <w:sz w:val="24"/>
          <w:szCs w:val="24"/>
        </w:rPr>
        <w:t>plt</w:t>
      </w:r>
      <w:proofErr w:type="spellEnd"/>
    </w:p>
    <w:p w14:paraId="4264D8BC" w14:textId="77777777" w:rsidR="00173430" w:rsidRDefault="00410809">
      <w:pPr>
        <w:widowControl/>
        <w:spacing w:after="160" w:line="278" w:lineRule="auto"/>
        <w:ind w:left="362"/>
        <w:jc w:val="both"/>
        <w:rPr>
          <w:b/>
          <w:bCs/>
          <w:sz w:val="24"/>
          <w:szCs w:val="24"/>
        </w:rPr>
      </w:pPr>
      <w:r>
        <w:rPr>
          <w:b/>
          <w:bCs/>
          <w:sz w:val="24"/>
          <w:szCs w:val="24"/>
        </w:rPr>
        <w:t># Generate sample data</w:t>
      </w:r>
    </w:p>
    <w:p w14:paraId="31DB8EEC" w14:textId="77777777" w:rsidR="00173430" w:rsidRDefault="00410809">
      <w:pPr>
        <w:widowControl/>
        <w:spacing w:after="160" w:line="278" w:lineRule="auto"/>
        <w:ind w:left="362"/>
        <w:jc w:val="both"/>
        <w:rPr>
          <w:sz w:val="24"/>
          <w:szCs w:val="24"/>
        </w:rPr>
      </w:pPr>
      <w:proofErr w:type="spellStart"/>
      <w:proofErr w:type="gramStart"/>
      <w:r>
        <w:rPr>
          <w:sz w:val="24"/>
          <w:szCs w:val="24"/>
        </w:rPr>
        <w:t>np.random</w:t>
      </w:r>
      <w:proofErr w:type="gramEnd"/>
      <w:r>
        <w:rPr>
          <w:sz w:val="24"/>
          <w:szCs w:val="24"/>
        </w:rPr>
        <w:t>.</w:t>
      </w:r>
      <w:proofErr w:type="gramStart"/>
      <w:r>
        <w:rPr>
          <w:sz w:val="24"/>
          <w:szCs w:val="24"/>
        </w:rPr>
        <w:t>seed</w:t>
      </w:r>
      <w:proofErr w:type="spellEnd"/>
      <w:r>
        <w:rPr>
          <w:sz w:val="24"/>
          <w:szCs w:val="24"/>
        </w:rPr>
        <w:t>(</w:t>
      </w:r>
      <w:proofErr w:type="gramEnd"/>
      <w:r>
        <w:rPr>
          <w:sz w:val="24"/>
          <w:szCs w:val="24"/>
        </w:rPr>
        <w:t>0)</w:t>
      </w:r>
    </w:p>
    <w:p w14:paraId="4F06B96B" w14:textId="77777777" w:rsidR="00173430" w:rsidRDefault="00410809">
      <w:pPr>
        <w:widowControl/>
        <w:spacing w:after="160" w:line="278" w:lineRule="auto"/>
        <w:ind w:left="362"/>
        <w:jc w:val="both"/>
        <w:rPr>
          <w:sz w:val="24"/>
          <w:szCs w:val="24"/>
        </w:rPr>
      </w:pPr>
      <w:r>
        <w:rPr>
          <w:sz w:val="24"/>
          <w:szCs w:val="24"/>
        </w:rPr>
        <w:t>mean1 = [0, 0]</w:t>
      </w:r>
    </w:p>
    <w:p w14:paraId="500414DD" w14:textId="77777777" w:rsidR="00173430" w:rsidRDefault="00410809">
      <w:pPr>
        <w:widowControl/>
        <w:spacing w:after="160" w:line="278" w:lineRule="auto"/>
        <w:ind w:left="362"/>
        <w:jc w:val="both"/>
        <w:rPr>
          <w:sz w:val="24"/>
          <w:szCs w:val="24"/>
        </w:rPr>
      </w:pPr>
      <w:r>
        <w:rPr>
          <w:sz w:val="24"/>
          <w:szCs w:val="24"/>
        </w:rPr>
        <w:t>cov1 = [[1, 0.5], [0.5, 1]]</w:t>
      </w:r>
    </w:p>
    <w:p w14:paraId="47A137B4" w14:textId="77777777" w:rsidR="00173430" w:rsidRDefault="00410809">
      <w:pPr>
        <w:widowControl/>
        <w:spacing w:after="160" w:line="278" w:lineRule="auto"/>
        <w:ind w:left="362"/>
        <w:jc w:val="both"/>
        <w:rPr>
          <w:sz w:val="24"/>
          <w:szCs w:val="24"/>
        </w:rPr>
      </w:pPr>
      <w:r>
        <w:rPr>
          <w:sz w:val="24"/>
          <w:szCs w:val="24"/>
        </w:rPr>
        <w:t xml:space="preserve">data1 = </w:t>
      </w:r>
      <w:proofErr w:type="spellStart"/>
      <w:proofErr w:type="gramStart"/>
      <w:r>
        <w:rPr>
          <w:sz w:val="24"/>
          <w:szCs w:val="24"/>
        </w:rPr>
        <w:t>np.random</w:t>
      </w:r>
      <w:proofErr w:type="gramEnd"/>
      <w:r>
        <w:rPr>
          <w:sz w:val="24"/>
          <w:szCs w:val="24"/>
        </w:rPr>
        <w:t>.multivariate_</w:t>
      </w:r>
      <w:proofErr w:type="gramStart"/>
      <w:r>
        <w:rPr>
          <w:sz w:val="24"/>
          <w:szCs w:val="24"/>
        </w:rPr>
        <w:t>normal</w:t>
      </w:r>
      <w:proofErr w:type="spellEnd"/>
      <w:r>
        <w:rPr>
          <w:sz w:val="24"/>
          <w:szCs w:val="24"/>
        </w:rPr>
        <w:t>(</w:t>
      </w:r>
      <w:proofErr w:type="gramEnd"/>
      <w:r>
        <w:rPr>
          <w:sz w:val="24"/>
          <w:szCs w:val="24"/>
        </w:rPr>
        <w:t>mean1, cov1, 500)</w:t>
      </w:r>
    </w:p>
    <w:p w14:paraId="0EE2D0EE" w14:textId="77777777" w:rsidR="00173430" w:rsidRDefault="00410809">
      <w:pPr>
        <w:widowControl/>
        <w:spacing w:after="160" w:line="278" w:lineRule="auto"/>
        <w:ind w:left="362"/>
        <w:jc w:val="both"/>
        <w:rPr>
          <w:sz w:val="24"/>
          <w:szCs w:val="24"/>
        </w:rPr>
      </w:pPr>
      <w:r>
        <w:rPr>
          <w:sz w:val="24"/>
          <w:szCs w:val="24"/>
        </w:rPr>
        <w:t>mean2 = [5, 5]</w:t>
      </w:r>
    </w:p>
    <w:p w14:paraId="2E75FA73" w14:textId="77777777" w:rsidR="00173430" w:rsidRDefault="00410809">
      <w:pPr>
        <w:widowControl/>
        <w:spacing w:after="160" w:line="278" w:lineRule="auto"/>
        <w:ind w:left="362"/>
        <w:jc w:val="both"/>
        <w:rPr>
          <w:sz w:val="24"/>
          <w:szCs w:val="24"/>
        </w:rPr>
      </w:pPr>
      <w:r>
        <w:rPr>
          <w:sz w:val="24"/>
          <w:szCs w:val="24"/>
        </w:rPr>
        <w:t>cov2 = [[2, 1], [1, 2]]</w:t>
      </w:r>
    </w:p>
    <w:p w14:paraId="7F15EC42" w14:textId="77777777" w:rsidR="00173430" w:rsidRDefault="00410809">
      <w:pPr>
        <w:widowControl/>
        <w:spacing w:after="160" w:line="278" w:lineRule="auto"/>
        <w:ind w:left="362"/>
        <w:jc w:val="both"/>
        <w:rPr>
          <w:sz w:val="24"/>
          <w:szCs w:val="24"/>
        </w:rPr>
      </w:pPr>
      <w:r>
        <w:rPr>
          <w:sz w:val="24"/>
          <w:szCs w:val="24"/>
        </w:rPr>
        <w:t xml:space="preserve">data2 = </w:t>
      </w:r>
      <w:proofErr w:type="spellStart"/>
      <w:proofErr w:type="gramStart"/>
      <w:r>
        <w:rPr>
          <w:sz w:val="24"/>
          <w:szCs w:val="24"/>
        </w:rPr>
        <w:t>np.random</w:t>
      </w:r>
      <w:proofErr w:type="gramEnd"/>
      <w:r>
        <w:rPr>
          <w:sz w:val="24"/>
          <w:szCs w:val="24"/>
        </w:rPr>
        <w:t>.multivariate_</w:t>
      </w:r>
      <w:proofErr w:type="gramStart"/>
      <w:r>
        <w:rPr>
          <w:sz w:val="24"/>
          <w:szCs w:val="24"/>
        </w:rPr>
        <w:t>normal</w:t>
      </w:r>
      <w:proofErr w:type="spellEnd"/>
      <w:r>
        <w:rPr>
          <w:sz w:val="24"/>
          <w:szCs w:val="24"/>
        </w:rPr>
        <w:t>(</w:t>
      </w:r>
      <w:proofErr w:type="gramEnd"/>
      <w:r>
        <w:rPr>
          <w:sz w:val="24"/>
          <w:szCs w:val="24"/>
        </w:rPr>
        <w:t>mean2, cov2, 500)</w:t>
      </w:r>
    </w:p>
    <w:p w14:paraId="0715A20E" w14:textId="77777777" w:rsidR="00173430" w:rsidRDefault="00410809">
      <w:pPr>
        <w:widowControl/>
        <w:spacing w:after="160" w:line="278" w:lineRule="auto"/>
        <w:ind w:left="362"/>
        <w:jc w:val="both"/>
        <w:rPr>
          <w:sz w:val="24"/>
          <w:szCs w:val="24"/>
        </w:rPr>
      </w:pPr>
      <w:r>
        <w:rPr>
          <w:sz w:val="24"/>
          <w:szCs w:val="24"/>
        </w:rPr>
        <w:t xml:space="preserve">data = </w:t>
      </w:r>
      <w:proofErr w:type="spellStart"/>
      <w:proofErr w:type="gramStart"/>
      <w:r>
        <w:rPr>
          <w:sz w:val="24"/>
          <w:szCs w:val="24"/>
        </w:rPr>
        <w:t>np.vstack</w:t>
      </w:r>
      <w:proofErr w:type="spellEnd"/>
      <w:proofErr w:type="gramEnd"/>
      <w:r>
        <w:rPr>
          <w:sz w:val="24"/>
          <w:szCs w:val="24"/>
        </w:rPr>
        <w:t>((data1, data2))</w:t>
      </w:r>
    </w:p>
    <w:p w14:paraId="63F6B326" w14:textId="77777777" w:rsidR="00173430" w:rsidRDefault="00410809">
      <w:pPr>
        <w:widowControl/>
        <w:spacing w:after="160" w:line="278" w:lineRule="auto"/>
        <w:ind w:left="362"/>
        <w:jc w:val="both"/>
        <w:rPr>
          <w:b/>
          <w:bCs/>
          <w:sz w:val="24"/>
          <w:szCs w:val="24"/>
        </w:rPr>
      </w:pPr>
      <w:r>
        <w:rPr>
          <w:b/>
          <w:bCs/>
          <w:sz w:val="24"/>
          <w:szCs w:val="24"/>
        </w:rPr>
        <w:t># Define EM-based clustering model</w:t>
      </w:r>
    </w:p>
    <w:p w14:paraId="0A439E43" w14:textId="77777777" w:rsidR="00173430" w:rsidRDefault="00410809">
      <w:pPr>
        <w:widowControl/>
        <w:spacing w:after="160" w:line="278" w:lineRule="auto"/>
        <w:ind w:left="362"/>
        <w:jc w:val="both"/>
        <w:rPr>
          <w:sz w:val="24"/>
          <w:szCs w:val="24"/>
        </w:rPr>
      </w:pPr>
      <w:proofErr w:type="spellStart"/>
      <w:r>
        <w:rPr>
          <w:sz w:val="24"/>
          <w:szCs w:val="24"/>
        </w:rPr>
        <w:t>gmm</w:t>
      </w:r>
      <w:proofErr w:type="spellEnd"/>
      <w:r>
        <w:rPr>
          <w:sz w:val="24"/>
          <w:szCs w:val="24"/>
        </w:rPr>
        <w:t xml:space="preserve"> = GaussianMixture(</w:t>
      </w:r>
      <w:proofErr w:type="spellStart"/>
      <w:r>
        <w:rPr>
          <w:sz w:val="24"/>
          <w:szCs w:val="24"/>
        </w:rPr>
        <w:t>n_components</w:t>
      </w:r>
      <w:proofErr w:type="spellEnd"/>
      <w:r>
        <w:rPr>
          <w:sz w:val="24"/>
          <w:szCs w:val="24"/>
        </w:rPr>
        <w:t>=2)</w:t>
      </w:r>
    </w:p>
    <w:p w14:paraId="5F1B2191" w14:textId="77777777" w:rsidR="00173430" w:rsidRDefault="00173430">
      <w:pPr>
        <w:widowControl/>
        <w:spacing w:after="160" w:line="278" w:lineRule="auto"/>
        <w:ind w:left="362"/>
        <w:jc w:val="both"/>
        <w:rPr>
          <w:sz w:val="24"/>
          <w:szCs w:val="24"/>
        </w:rPr>
      </w:pPr>
    </w:p>
    <w:p w14:paraId="2EE39E7B" w14:textId="77777777" w:rsidR="00173430" w:rsidRDefault="00410809">
      <w:pPr>
        <w:widowControl/>
        <w:spacing w:after="160" w:line="278" w:lineRule="auto"/>
        <w:ind w:left="362"/>
        <w:jc w:val="both"/>
        <w:rPr>
          <w:b/>
          <w:bCs/>
          <w:sz w:val="24"/>
          <w:szCs w:val="24"/>
        </w:rPr>
      </w:pPr>
      <w:r>
        <w:rPr>
          <w:b/>
          <w:bCs/>
          <w:sz w:val="24"/>
          <w:szCs w:val="24"/>
        </w:rPr>
        <w:t># Fit the model</w:t>
      </w:r>
    </w:p>
    <w:p w14:paraId="6D439040" w14:textId="77777777" w:rsidR="00173430" w:rsidRDefault="00410809">
      <w:pPr>
        <w:widowControl/>
        <w:spacing w:after="160" w:line="278" w:lineRule="auto"/>
        <w:ind w:left="362"/>
        <w:jc w:val="both"/>
        <w:rPr>
          <w:sz w:val="24"/>
          <w:szCs w:val="24"/>
        </w:rPr>
      </w:pPr>
      <w:proofErr w:type="spellStart"/>
      <w:r>
        <w:rPr>
          <w:sz w:val="24"/>
          <w:szCs w:val="24"/>
        </w:rPr>
        <w:t>gmm.fit</w:t>
      </w:r>
      <w:proofErr w:type="spellEnd"/>
      <w:r>
        <w:rPr>
          <w:sz w:val="24"/>
          <w:szCs w:val="24"/>
        </w:rPr>
        <w:t>(data)</w:t>
      </w:r>
    </w:p>
    <w:p w14:paraId="5401D099" w14:textId="77777777" w:rsidR="00173430" w:rsidRDefault="00410809">
      <w:pPr>
        <w:widowControl/>
        <w:spacing w:after="160" w:line="278" w:lineRule="auto"/>
        <w:ind w:left="362"/>
        <w:jc w:val="both"/>
        <w:rPr>
          <w:b/>
          <w:bCs/>
          <w:sz w:val="24"/>
          <w:szCs w:val="24"/>
        </w:rPr>
      </w:pPr>
      <w:r>
        <w:rPr>
          <w:b/>
          <w:bCs/>
          <w:sz w:val="24"/>
          <w:szCs w:val="24"/>
        </w:rPr>
        <w:t># Plot the results</w:t>
      </w:r>
    </w:p>
    <w:p w14:paraId="64AC6668" w14:textId="77777777" w:rsidR="00173430" w:rsidRDefault="00410809">
      <w:pPr>
        <w:widowControl/>
        <w:spacing w:after="160" w:line="278" w:lineRule="auto"/>
        <w:ind w:left="362"/>
        <w:jc w:val="both"/>
        <w:rPr>
          <w:sz w:val="24"/>
          <w:szCs w:val="24"/>
        </w:rPr>
      </w:pPr>
      <w:proofErr w:type="spellStart"/>
      <w:proofErr w:type="gramStart"/>
      <w:r>
        <w:rPr>
          <w:sz w:val="24"/>
          <w:szCs w:val="24"/>
        </w:rPr>
        <w:lastRenderedPageBreak/>
        <w:t>plt.scatter</w:t>
      </w:r>
      <w:proofErr w:type="spellEnd"/>
      <w:proofErr w:type="gramEnd"/>
      <w:r>
        <w:rPr>
          <w:sz w:val="24"/>
          <w:szCs w:val="24"/>
        </w:rPr>
        <w:t>(data</w:t>
      </w:r>
      <w:proofErr w:type="gramStart"/>
      <w:r>
        <w:rPr>
          <w:sz w:val="24"/>
          <w:szCs w:val="24"/>
        </w:rPr>
        <w:t>[:,</w:t>
      </w:r>
      <w:proofErr w:type="gramEnd"/>
      <w:r>
        <w:rPr>
          <w:sz w:val="24"/>
          <w:szCs w:val="24"/>
        </w:rPr>
        <w:t xml:space="preserve"> 0], data</w:t>
      </w:r>
      <w:proofErr w:type="gramStart"/>
      <w:r>
        <w:rPr>
          <w:sz w:val="24"/>
          <w:szCs w:val="24"/>
        </w:rPr>
        <w:t>[:,</w:t>
      </w:r>
      <w:proofErr w:type="gramEnd"/>
      <w:r>
        <w:rPr>
          <w:sz w:val="24"/>
          <w:szCs w:val="24"/>
        </w:rPr>
        <w:t xml:space="preserve"> 1], c=</w:t>
      </w:r>
      <w:proofErr w:type="spellStart"/>
      <w:proofErr w:type="gramStart"/>
      <w:r>
        <w:rPr>
          <w:sz w:val="24"/>
          <w:szCs w:val="24"/>
        </w:rPr>
        <w:t>gmm.predict</w:t>
      </w:r>
      <w:proofErr w:type="spellEnd"/>
      <w:proofErr w:type="gramEnd"/>
      <w:r>
        <w:rPr>
          <w:sz w:val="24"/>
          <w:szCs w:val="24"/>
        </w:rPr>
        <w:t>(data))</w:t>
      </w:r>
    </w:p>
    <w:p w14:paraId="44E1820B" w14:textId="77777777" w:rsidR="00173430" w:rsidRDefault="00410809">
      <w:pPr>
        <w:widowControl/>
        <w:spacing w:after="160" w:line="278" w:lineRule="auto"/>
        <w:ind w:left="362"/>
        <w:jc w:val="both"/>
        <w:rPr>
          <w:sz w:val="24"/>
          <w:szCs w:val="24"/>
        </w:rPr>
      </w:pPr>
      <w:proofErr w:type="spellStart"/>
      <w:proofErr w:type="gramStart"/>
      <w:r>
        <w:rPr>
          <w:sz w:val="24"/>
          <w:szCs w:val="24"/>
        </w:rPr>
        <w:t>plt.show</w:t>
      </w:r>
      <w:proofErr w:type="spellEnd"/>
      <w:proofErr w:type="gramEnd"/>
      <w:r>
        <w:rPr>
          <w:sz w:val="24"/>
          <w:szCs w:val="24"/>
        </w:rPr>
        <w:t>()</w:t>
      </w:r>
    </w:p>
    <w:p w14:paraId="1A46A6CE" w14:textId="77777777" w:rsidR="00173430" w:rsidRDefault="00410809">
      <w:pPr>
        <w:widowControl/>
        <w:spacing w:after="160" w:line="278" w:lineRule="auto"/>
        <w:ind w:left="362"/>
        <w:jc w:val="both"/>
        <w:rPr>
          <w:sz w:val="24"/>
          <w:szCs w:val="24"/>
        </w:rPr>
      </w:pPr>
      <w:r>
        <w:rPr>
          <w:sz w:val="24"/>
          <w:szCs w:val="24"/>
        </w:rPr>
        <w:t>OUTPUT:</w:t>
      </w:r>
    </w:p>
    <w:p w14:paraId="2379F944" w14:textId="77777777" w:rsidR="00173430" w:rsidRDefault="00410809">
      <w:pPr>
        <w:widowControl/>
        <w:spacing w:after="160" w:line="278" w:lineRule="auto"/>
        <w:ind w:left="362"/>
        <w:jc w:val="both"/>
        <w:rPr>
          <w:sz w:val="24"/>
          <w:szCs w:val="24"/>
        </w:rPr>
      </w:pPr>
      <w:r>
        <w:rPr>
          <w:noProof/>
          <w:sz w:val="24"/>
          <w:szCs w:val="24"/>
        </w:rPr>
        <w:drawing>
          <wp:inline distT="0" distB="0" distL="0" distR="0" wp14:anchorId="6B9219D9" wp14:editId="5EF69430">
            <wp:extent cx="3100242" cy="2346481"/>
            <wp:effectExtent l="0" t="0" r="0" b="0"/>
            <wp:docPr id="20"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2"/>
                    <a:srcRect/>
                    <a:stretch>
                      <a:fillRect/>
                    </a:stretch>
                  </pic:blipFill>
                  <pic:spPr>
                    <a:xfrm>
                      <a:off x="0" y="0"/>
                      <a:ext cx="3100242" cy="2346481"/>
                    </a:xfrm>
                    <a:prstGeom prst="rect">
                      <a:avLst/>
                    </a:prstGeom>
                    <a:ln/>
                  </pic:spPr>
                </pic:pic>
              </a:graphicData>
            </a:graphic>
          </wp:inline>
        </w:drawing>
      </w:r>
    </w:p>
    <w:p w14:paraId="195C63AC" w14:textId="77777777" w:rsidR="00173430" w:rsidRDefault="00173430">
      <w:pPr>
        <w:ind w:left="833" w:right="402" w:hanging="361"/>
        <w:rPr>
          <w:sz w:val="24"/>
          <w:szCs w:val="24"/>
        </w:rPr>
      </w:pPr>
    </w:p>
    <w:p w14:paraId="08687948" w14:textId="77777777" w:rsidR="00173430" w:rsidRDefault="00173430">
      <w:pPr>
        <w:numPr>
          <w:ilvl w:val="0"/>
          <w:numId w:val="7"/>
        </w:numPr>
        <w:pBdr>
          <w:top w:val="nil"/>
          <w:left w:val="nil"/>
          <w:bottom w:val="nil"/>
          <w:right w:val="nil"/>
          <w:between w:val="nil"/>
        </w:pBdr>
        <w:tabs>
          <w:tab w:val="left" w:pos="965"/>
        </w:tabs>
        <w:ind w:hanging="360"/>
        <w:rPr>
          <w:del w:id="0" w:author="Microsoft Word" w:date="2025-02-25T12:56:00Z"/>
          <w:color w:val="000000"/>
        </w:rPr>
      </w:pPr>
    </w:p>
    <w:p w14:paraId="2B0170AF" w14:textId="77777777" w:rsidR="00173430" w:rsidRDefault="00173430">
      <w:pPr>
        <w:pBdr>
          <w:top w:val="nil"/>
          <w:left w:val="nil"/>
          <w:bottom w:val="nil"/>
          <w:right w:val="nil"/>
          <w:between w:val="nil"/>
        </w:pBdr>
        <w:rPr>
          <w:color w:val="000000"/>
          <w:sz w:val="24"/>
          <w:szCs w:val="24"/>
        </w:rPr>
      </w:pPr>
    </w:p>
    <w:sectPr w:rsidR="00173430">
      <w:footerReference w:type="default" r:id="rId23"/>
      <w:pgSz w:w="11940" w:h="16870"/>
      <w:pgMar w:top="1800" w:right="425" w:bottom="280" w:left="566"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A1F302" w14:textId="77777777" w:rsidR="000D7644" w:rsidRDefault="000D7644">
      <w:r>
        <w:separator/>
      </w:r>
    </w:p>
  </w:endnote>
  <w:endnote w:type="continuationSeparator" w:id="0">
    <w:p w14:paraId="7DBD1E1A" w14:textId="77777777" w:rsidR="000D7644" w:rsidRDefault="000D76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Tahoma">
    <w:panose1 w:val="020B0604030504040204"/>
    <w:charset w:val="00"/>
    <w:family w:val="swiss"/>
    <w:pitch w:val="variable"/>
    <w:sig w:usb0="E1002EFF" w:usb1="C000605B" w:usb2="00000029" w:usb3="00000000" w:csb0="000101FF" w:csb1="00000000"/>
    <w:embedRegular r:id="rId1" w:fontKey="{7169313A-622A-4B0C-8DE4-4B9CAB13C53B}"/>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E6BF3488-A9C3-455E-98D8-8BE55B0D0FC8}"/>
    <w:embedBold r:id="rId3" w:fontKey="{F351F587-74BD-4B4A-A607-D9349613879F}"/>
  </w:font>
  <w:font w:name="Cambria">
    <w:panose1 w:val="02040503050406030204"/>
    <w:charset w:val="00"/>
    <w:family w:val="roman"/>
    <w:pitch w:val="variable"/>
    <w:sig w:usb0="E00006FF" w:usb1="420024FF" w:usb2="02000000" w:usb3="00000000" w:csb0="0000019F" w:csb1="00000000"/>
    <w:embedRegular r:id="rId4" w:fontKey="{ADEE2FB9-14A9-4EEF-9C25-74AC82DEF571}"/>
    <w:embedBold r:id="rId5" w:fontKey="{8449A9A3-B1CA-4C1F-8174-F986DC3595A2}"/>
  </w:font>
  <w:font w:name="Georgia">
    <w:panose1 w:val="02040502050405020303"/>
    <w:charset w:val="00"/>
    <w:family w:val="roman"/>
    <w:pitch w:val="variable"/>
    <w:sig w:usb0="00000287" w:usb1="00000000" w:usb2="00000000" w:usb3="00000000" w:csb0="0000009F" w:csb1="00000000"/>
    <w:embedItalic r:id="rId6" w:fontKey="{9CE44CD1-6BA0-42FB-84E6-EDC3DDEFA815}"/>
  </w:font>
  <w:font w:name="MS Mincho">
    <w:panose1 w:val="02020609040205080304"/>
    <w:charset w:val="80"/>
    <w:family w:val="modern"/>
    <w:pitch w:val="fixed"/>
    <w:sig w:usb0="E00002FF" w:usb1="6AC7FDFB" w:usb2="08000012" w:usb3="00000000" w:csb0="0002009F" w:csb1="00000000"/>
    <w:embedRegular r:id="rId7" w:subsetted="1" w:fontKey="{F2D29EC5-E497-42F7-9DAC-F09EE6BEF9D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4206C" w14:textId="77777777" w:rsidR="00173430" w:rsidRDefault="00410809">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58240" behindDoc="1" locked="0" layoutInCell="1" hidden="0" allowOverlap="1" wp14:anchorId="524F3437" wp14:editId="43931346">
              <wp:simplePos x="0" y="0"/>
              <wp:positionH relativeFrom="column">
                <wp:posOffset>499922</wp:posOffset>
              </wp:positionH>
              <wp:positionV relativeFrom="paragraph">
                <wp:posOffset>0</wp:posOffset>
              </wp:positionV>
              <wp:extent cx="1767205" cy="180975"/>
              <wp:effectExtent l="0" t="0" r="0" b="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67205" cy="180975"/>
                      </a:xfrm>
                      <a:prstGeom prst="rect">
                        <a:avLst/>
                      </a:prstGeom>
                    </wps:spPr>
                    <wps:txbx>
                      <w:txbxContent>
                        <w:p w14:paraId="7BAD9314" w14:textId="77777777" w:rsidR="00410809" w:rsidRDefault="00410809">
                          <w:pPr>
                            <w:spacing w:before="11"/>
                            <w:ind w:left="20"/>
                          </w:pPr>
                          <w:r>
                            <w:t>Machine</w:t>
                          </w:r>
                          <w:r>
                            <w:rPr>
                              <w:spacing w:val="-3"/>
                            </w:rPr>
                            <w:t xml:space="preserve"> </w:t>
                          </w:r>
                          <w:r>
                            <w:t>Learning</w:t>
                          </w:r>
                          <w:r>
                            <w:rPr>
                              <w:spacing w:val="-5"/>
                            </w:rPr>
                            <w:t xml:space="preserve"> </w:t>
                          </w:r>
                          <w:r>
                            <w:t>Lab</w:t>
                          </w:r>
                          <w:r>
                            <w:rPr>
                              <w:spacing w:val="-5"/>
                            </w:rPr>
                            <w:t xml:space="preserve"> </w:t>
                          </w:r>
                          <w:r>
                            <w:rPr>
                              <w:spacing w:val="-2"/>
                            </w:rPr>
                            <w:t>Manual</w:t>
                          </w:r>
                        </w:p>
                      </w:txbxContent>
                    </wps:txbx>
                    <wps:bodyPr wrap="square" lIns="0" tIns="0" rIns="0" bIns="0" rtlCol="0">
                      <a:noAutofit/>
                    </wps:bodyPr>
                  </wps:wsp>
                </a:graphicData>
              </a:graphic>
            </wp:anchor>
          </w:drawing>
        </mc:Choice>
        <mc:Fallback>
          <w:pict>
            <v:shapetype w14:anchorId="524F3437" id="_x0000_t202" coordsize="21600,21600" o:spt="202" path="m,l,21600r21600,l21600,xe">
              <v:stroke joinstyle="miter"/>
              <v:path gradientshapeok="t" o:connecttype="rect"/>
            </v:shapetype>
            <v:shape id="Text Box 8" o:spid="_x0000_s1026" type="#_x0000_t202" style="position:absolute;margin-left:39.35pt;margin-top:0;width:139.15pt;height:14.25pt;z-index:-2516582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" filled="f" stroked="f">
              <v:textbox inset="0,0,0,0">
                <w:txbxContent>
                  <w:p w14:paraId="7BAD9314" w14:textId="77777777" w:rsidR="00410809" w:rsidRDefault="00410809">
                    <w:pPr>
                      <w:spacing w:before="11"/>
                      <w:ind w:left="20"/>
                    </w:pPr>
                    <w:r>
                      <w:t>Machine</w:t>
                    </w:r>
                    <w:r>
                      <w:rPr>
                        <w:spacing w:val="-3"/>
                      </w:rPr>
                      <w:t xml:space="preserve"> </w:t>
                    </w:r>
                    <w:r>
                      <w:t>Learning</w:t>
                    </w:r>
                    <w:r>
                      <w:rPr>
                        <w:spacing w:val="-5"/>
                      </w:rPr>
                      <w:t xml:space="preserve"> </w:t>
                    </w:r>
                    <w:r>
                      <w:t>Lab</w:t>
                    </w:r>
                    <w:r>
                      <w:rPr>
                        <w:spacing w:val="-5"/>
                      </w:rPr>
                      <w:t xml:space="preserve"> </w:t>
                    </w:r>
                    <w:r>
                      <w:rPr>
                        <w:spacing w:val="-2"/>
                      </w:rPr>
                      <w:t>Manual</w:t>
                    </w:r>
                  </w:p>
                </w:txbxContent>
              </v:textbox>
            </v:shape>
          </w:pict>
        </mc:Fallback>
      </mc:AlternateContent>
    </w:r>
    <w:r>
      <w:rPr>
        <w:noProof/>
      </w:rPr>
      <mc:AlternateContent>
        <mc:Choice Requires="wps">
          <w:drawing>
            <wp:anchor distT="0" distB="0" distL="0" distR="0" simplePos="0" relativeHeight="251659264" behindDoc="1" locked="0" layoutInCell="1" hidden="0" allowOverlap="1" wp14:anchorId="7C57307B" wp14:editId="37EBC689">
              <wp:simplePos x="0" y="0"/>
              <wp:positionH relativeFrom="column">
                <wp:posOffset>5840984</wp:posOffset>
              </wp:positionH>
              <wp:positionV relativeFrom="paragraph">
                <wp:posOffset>0</wp:posOffset>
              </wp:positionV>
              <wp:extent cx="506095" cy="180975"/>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6095" cy="180975"/>
                      </a:xfrm>
                      <a:prstGeom prst="rect">
                        <a:avLst/>
                      </a:prstGeom>
                    </wps:spPr>
                    <wps:txbx>
                      <w:txbxContent>
                        <w:p w14:paraId="3F162A11" w14:textId="77777777" w:rsidR="00410809" w:rsidRDefault="00410809">
                          <w:pPr>
                            <w:spacing w:before="11"/>
                            <w:ind w:left="20"/>
                          </w:pPr>
                        </w:p>
                      </w:txbxContent>
                    </wps:txbx>
                    <wps:bodyPr wrap="square" lIns="0" tIns="0" rIns="0" bIns="0" rtlCol="0">
                      <a:noAutofit/>
                    </wps:bodyPr>
                  </wps:wsp>
                </a:graphicData>
              </a:graphic>
            </wp:anchor>
          </w:drawing>
        </mc:Choice>
        <mc:Fallback>
          <w:pict>
            <v:shape w14:anchorId="7C57307B" id="Text Box 1" o:spid="_x0000_s1027" type="#_x0000_t202" style="position:absolute;margin-left:459.9pt;margin-top:0;width:39.85pt;height:14.25pt;z-index:-2516572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" filled="f" stroked="f">
              <v:textbox inset="0,0,0,0">
                <w:txbxContent>
                  <w:p w14:paraId="3F162A11" w14:textId="77777777" w:rsidR="00410809" w:rsidRDefault="00410809">
                    <w:pPr>
                      <w:spacing w:before="11"/>
                      <w:ind w:left="20"/>
                    </w:pP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0869D" w14:textId="77777777" w:rsidR="00173430" w:rsidRDefault="00410809">
    <w:pPr>
      <w:pBdr>
        <w:top w:val="nil"/>
        <w:left w:val="nil"/>
        <w:bottom w:val="nil"/>
        <w:right w:val="nil"/>
        <w:between w:val="nil"/>
      </w:pBdr>
      <w:spacing w:line="14" w:lineRule="auto"/>
      <w:rPr>
        <w:color w:val="000000"/>
        <w:sz w:val="19"/>
        <w:szCs w:val="19"/>
      </w:rPr>
    </w:pPr>
    <w:r>
      <w:rPr>
        <w:noProof/>
      </w:rPr>
      <mc:AlternateContent>
        <mc:Choice Requires="wps">
          <w:drawing>
            <wp:anchor distT="0" distB="0" distL="0" distR="0" simplePos="0" relativeHeight="251660288" behindDoc="1" locked="0" layoutInCell="1" hidden="0" allowOverlap="1" wp14:anchorId="6B2C4651" wp14:editId="1C927562">
              <wp:simplePos x="0" y="0"/>
              <wp:positionH relativeFrom="column">
                <wp:posOffset>499922</wp:posOffset>
              </wp:positionH>
              <wp:positionV relativeFrom="paragraph">
                <wp:posOffset>0</wp:posOffset>
              </wp:positionV>
              <wp:extent cx="1767205" cy="180975"/>
              <wp:effectExtent l="0" t="0" r="0"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67205" cy="180975"/>
                      </a:xfrm>
                      <a:prstGeom prst="rect">
                        <a:avLst/>
                      </a:prstGeom>
                    </wps:spPr>
                    <wps:txbx>
                      <w:txbxContent>
                        <w:p w14:paraId="727AA6E9" w14:textId="77777777" w:rsidR="00410809" w:rsidRDefault="00410809">
                          <w:pPr>
                            <w:spacing w:before="11"/>
                            <w:ind w:left="20"/>
                          </w:pPr>
                          <w:r>
                            <w:t>Machine</w:t>
                          </w:r>
                          <w:r>
                            <w:rPr>
                              <w:spacing w:val="-3"/>
                            </w:rPr>
                            <w:t xml:space="preserve"> </w:t>
                          </w:r>
                          <w:r>
                            <w:t>Learning</w:t>
                          </w:r>
                          <w:r>
                            <w:rPr>
                              <w:spacing w:val="-5"/>
                            </w:rPr>
                            <w:t xml:space="preserve"> </w:t>
                          </w:r>
                          <w:r>
                            <w:t>Lab</w:t>
                          </w:r>
                          <w:r>
                            <w:rPr>
                              <w:spacing w:val="-5"/>
                            </w:rPr>
                            <w:t xml:space="preserve"> </w:t>
                          </w:r>
                          <w:r>
                            <w:rPr>
                              <w:spacing w:val="-2"/>
                            </w:rPr>
                            <w:t>Manual</w:t>
                          </w:r>
                        </w:p>
                      </w:txbxContent>
                    </wps:txbx>
                    <wps:bodyPr wrap="square" lIns="0" tIns="0" rIns="0" bIns="0" rtlCol="0">
                      <a:noAutofit/>
                    </wps:bodyPr>
                  </wps:wsp>
                </a:graphicData>
              </a:graphic>
            </wp:anchor>
          </w:drawing>
        </mc:Choice>
        <mc:Fallback>
          <w:pict>
            <v:shapetype w14:anchorId="6B2C4651" id="_x0000_t202" coordsize="21600,21600" o:spt="202" path="m,l,21600r21600,l21600,xe">
              <v:stroke joinstyle="miter"/>
              <v:path gradientshapeok="t" o:connecttype="rect"/>
            </v:shapetype>
            <v:shape id="Text Box 3" o:spid="_x0000_s1028" type="#_x0000_t202" style="position:absolute;margin-left:39.35pt;margin-top:0;width:139.15pt;height:14.25pt;z-index:-25165619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" filled="f" stroked="f">
              <v:textbox inset="0,0,0,0">
                <w:txbxContent>
                  <w:p w14:paraId="727AA6E9" w14:textId="77777777" w:rsidR="00410809" w:rsidRDefault="00410809">
                    <w:pPr>
                      <w:spacing w:before="11"/>
                      <w:ind w:left="20"/>
                    </w:pPr>
                    <w:r>
                      <w:t>Machine</w:t>
                    </w:r>
                    <w:r>
                      <w:rPr>
                        <w:spacing w:val="-3"/>
                      </w:rPr>
                      <w:t xml:space="preserve"> </w:t>
                    </w:r>
                    <w:r>
                      <w:t>Learning</w:t>
                    </w:r>
                    <w:r>
                      <w:rPr>
                        <w:spacing w:val="-5"/>
                      </w:rPr>
                      <w:t xml:space="preserve"> </w:t>
                    </w:r>
                    <w:r>
                      <w:t>Lab</w:t>
                    </w:r>
                    <w:r>
                      <w:rPr>
                        <w:spacing w:val="-5"/>
                      </w:rPr>
                      <w:t xml:space="preserve"> </w:t>
                    </w:r>
                    <w:r>
                      <w:rPr>
                        <w:spacing w:val="-2"/>
                      </w:rPr>
                      <w:t>Manual</w:t>
                    </w:r>
                  </w:p>
                </w:txbxContent>
              </v:textbox>
            </v:shape>
          </w:pict>
        </mc:Fallback>
      </mc:AlternateContent>
    </w:r>
    <w:r>
      <w:rPr>
        <w:noProof/>
      </w:rPr>
      <mc:AlternateContent>
        <mc:Choice Requires="wps">
          <w:drawing>
            <wp:anchor distT="0" distB="0" distL="0" distR="0" simplePos="0" relativeHeight="251661312" behindDoc="1" locked="0" layoutInCell="1" hidden="0" allowOverlap="1" wp14:anchorId="39ADF011" wp14:editId="60DF903E">
              <wp:simplePos x="0" y="0"/>
              <wp:positionH relativeFrom="column">
                <wp:posOffset>5840984</wp:posOffset>
              </wp:positionH>
              <wp:positionV relativeFrom="paragraph">
                <wp:posOffset>0</wp:posOffset>
              </wp:positionV>
              <wp:extent cx="506095" cy="180975"/>
              <wp:effectExtent l="0" t="0" r="0" b="0"/>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6095" cy="180975"/>
                      </a:xfrm>
                      <a:prstGeom prst="rect">
                        <a:avLst/>
                      </a:prstGeom>
                    </wps:spPr>
                    <wps:txbx>
                      <w:txbxContent>
                        <w:p w14:paraId="5DDBB4A7" w14:textId="77777777" w:rsidR="00410809" w:rsidRDefault="00410809">
                          <w:pPr>
                            <w:spacing w:before="11"/>
                            <w:ind w:left="20"/>
                            <w:rPr>
                              <w:spacing w:val="-2"/>
                            </w:rPr>
                          </w:pPr>
                          <w:r>
                            <w:rPr>
                              <w:spacing w:val="-2"/>
                            </w:rPr>
                            <w:t>SVCE</w:t>
                          </w:r>
                        </w:p>
                        <w:p w14:paraId="50AE5E82" w14:textId="77777777" w:rsidR="00410809" w:rsidRDefault="00410809">
                          <w:pPr>
                            <w:spacing w:before="11"/>
                            <w:ind w:left="20"/>
                          </w:pPr>
                        </w:p>
                      </w:txbxContent>
                    </wps:txbx>
                    <wps:bodyPr wrap="square" lIns="0" tIns="0" rIns="0" bIns="0" rtlCol="0">
                      <a:noAutofit/>
                    </wps:bodyPr>
                  </wps:wsp>
                </a:graphicData>
              </a:graphic>
            </wp:anchor>
          </w:drawing>
        </mc:Choice>
        <mc:Fallback>
          <w:pict>
            <v:shape w14:anchorId="39ADF011" id="Text Box 9" o:spid="_x0000_s1029" type="#_x0000_t202" style="position:absolute;margin-left:459.9pt;margin-top:0;width:39.85pt;height:14.25pt;z-index:-25165516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" filled="f" stroked="f">
              <v:textbox inset="0,0,0,0">
                <w:txbxContent>
                  <w:p w14:paraId="5DDBB4A7" w14:textId="77777777" w:rsidR="00410809" w:rsidRDefault="00410809">
                    <w:pPr>
                      <w:spacing w:before="11"/>
                      <w:ind w:left="20"/>
                      <w:rPr>
                        <w:spacing w:val="-2"/>
                      </w:rPr>
                    </w:pPr>
                    <w:r>
                      <w:rPr>
                        <w:spacing w:val="-2"/>
                      </w:rPr>
                      <w:t>SVCE</w:t>
                    </w:r>
                  </w:p>
                  <w:p w14:paraId="50AE5E82" w14:textId="77777777" w:rsidR="00410809" w:rsidRDefault="00410809">
                    <w:pPr>
                      <w:spacing w:before="11"/>
                      <w:ind w:left="20"/>
                    </w:pPr>
                  </w:p>
                </w:txbxContent>
              </v:textbox>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FA4CB" w14:textId="77777777" w:rsidR="00173430" w:rsidRDefault="00173430">
    <w:pPr>
      <w:pBdr>
        <w:top w:val="nil"/>
        <w:left w:val="nil"/>
        <w:bottom w:val="nil"/>
        <w:right w:val="nil"/>
        <w:between w:val="nil"/>
      </w:pBdr>
      <w:spacing w:line="14" w:lineRule="auto"/>
      <w:rPr>
        <w:color w:val="000000"/>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C081D6" w14:textId="77777777" w:rsidR="000D7644" w:rsidRDefault="000D7644">
      <w:r>
        <w:separator/>
      </w:r>
    </w:p>
  </w:footnote>
  <w:footnote w:type="continuationSeparator" w:id="0">
    <w:p w14:paraId="5ABE3685" w14:textId="77777777" w:rsidR="000D7644" w:rsidRDefault="000D764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83012"/>
    <w:multiLevelType w:val="multilevel"/>
    <w:tmpl w:val="C9844FE6"/>
    <w:lvl w:ilvl="0">
      <w:numFmt w:val="bullet"/>
      <w:lvlText w:val="●"/>
      <w:lvlJc w:val="left"/>
      <w:pPr>
        <w:ind w:left="554" w:hanging="332"/>
      </w:pPr>
      <w:rPr>
        <w:rFonts w:ascii="Noto Sans Symbols" w:eastAsia="Noto Sans Symbols" w:hAnsi="Noto Sans Symbols" w:cs="Noto Sans Symbols"/>
      </w:rPr>
    </w:lvl>
    <w:lvl w:ilvl="1">
      <w:numFmt w:val="bullet"/>
      <w:lvlText w:val="•"/>
      <w:lvlJc w:val="left"/>
      <w:pPr>
        <w:ind w:left="1470" w:hanging="332"/>
      </w:pPr>
    </w:lvl>
    <w:lvl w:ilvl="2">
      <w:numFmt w:val="bullet"/>
      <w:lvlText w:val="•"/>
      <w:lvlJc w:val="left"/>
      <w:pPr>
        <w:ind w:left="2380" w:hanging="332"/>
      </w:pPr>
    </w:lvl>
    <w:lvl w:ilvl="3">
      <w:numFmt w:val="bullet"/>
      <w:lvlText w:val="•"/>
      <w:lvlJc w:val="left"/>
      <w:pPr>
        <w:ind w:left="3291" w:hanging="331"/>
      </w:pPr>
    </w:lvl>
    <w:lvl w:ilvl="4">
      <w:numFmt w:val="bullet"/>
      <w:lvlText w:val="•"/>
      <w:lvlJc w:val="left"/>
      <w:pPr>
        <w:ind w:left="4201" w:hanging="331"/>
      </w:pPr>
    </w:lvl>
    <w:lvl w:ilvl="5">
      <w:numFmt w:val="bullet"/>
      <w:lvlText w:val="•"/>
      <w:lvlJc w:val="left"/>
      <w:pPr>
        <w:ind w:left="5111" w:hanging="332"/>
      </w:pPr>
    </w:lvl>
    <w:lvl w:ilvl="6">
      <w:numFmt w:val="bullet"/>
      <w:lvlText w:val="•"/>
      <w:lvlJc w:val="left"/>
      <w:pPr>
        <w:ind w:left="6022" w:hanging="332"/>
      </w:pPr>
    </w:lvl>
    <w:lvl w:ilvl="7">
      <w:numFmt w:val="bullet"/>
      <w:lvlText w:val="•"/>
      <w:lvlJc w:val="left"/>
      <w:pPr>
        <w:ind w:left="6932" w:hanging="332"/>
      </w:pPr>
    </w:lvl>
    <w:lvl w:ilvl="8">
      <w:numFmt w:val="bullet"/>
      <w:lvlText w:val="•"/>
      <w:lvlJc w:val="left"/>
      <w:pPr>
        <w:ind w:left="7842" w:hanging="332"/>
      </w:pPr>
    </w:lvl>
  </w:abstractNum>
  <w:abstractNum w:abstractNumId="1" w15:restartNumberingAfterBreak="0">
    <w:nsid w:val="1EA255F3"/>
    <w:multiLevelType w:val="multilevel"/>
    <w:tmpl w:val="32CE661E"/>
    <w:lvl w:ilvl="0">
      <w:start w:val="1"/>
      <w:numFmt w:val="decimal"/>
      <w:lvlText w:val="%1."/>
      <w:lvlJc w:val="left"/>
      <w:pPr>
        <w:ind w:left="427" w:hanging="362"/>
      </w:pPr>
      <w:rPr>
        <w:rFonts w:ascii="Tahoma" w:eastAsia="Tahoma" w:hAnsi="Tahoma" w:cs="Tahoma"/>
        <w:b w:val="0"/>
        <w:bCs w:val="0"/>
        <w:i w:val="0"/>
        <w:iCs w:val="0"/>
        <w:color w:val="333333"/>
        <w:sz w:val="19"/>
        <w:szCs w:val="19"/>
      </w:rPr>
    </w:lvl>
    <w:lvl w:ilvl="1">
      <w:start w:val="1"/>
      <w:numFmt w:val="decimal"/>
      <w:lvlText w:val="%2."/>
      <w:lvlJc w:val="left"/>
      <w:pPr>
        <w:ind w:left="965" w:hanging="361"/>
      </w:pPr>
      <w:rPr>
        <w:rFonts w:ascii="Times New Roman" w:eastAsia="Times New Roman" w:hAnsi="Times New Roman" w:cs="Times New Roman"/>
        <w:b/>
        <w:bCs/>
        <w:i w:val="0"/>
        <w:iCs w:val="0"/>
        <w:sz w:val="24"/>
        <w:szCs w:val="24"/>
      </w:rPr>
    </w:lvl>
    <w:lvl w:ilvl="2">
      <w:numFmt w:val="bullet"/>
      <w:lvlText w:val="●"/>
      <w:lvlJc w:val="left"/>
      <w:pPr>
        <w:ind w:left="965" w:hanging="361"/>
      </w:pPr>
      <w:rPr>
        <w:rFonts w:ascii="Noto Sans Symbols" w:eastAsia="Noto Sans Symbols" w:hAnsi="Noto Sans Symbols" w:cs="Noto Sans Symbols"/>
        <w:b w:val="0"/>
        <w:bCs w:val="0"/>
        <w:i w:val="0"/>
        <w:iCs w:val="0"/>
        <w:sz w:val="24"/>
        <w:szCs w:val="24"/>
      </w:rPr>
    </w:lvl>
    <w:lvl w:ilvl="3">
      <w:numFmt w:val="bullet"/>
      <w:lvlText w:val="•"/>
      <w:lvlJc w:val="left"/>
      <w:pPr>
        <w:ind w:left="3173" w:hanging="361"/>
      </w:pPr>
    </w:lvl>
    <w:lvl w:ilvl="4">
      <w:numFmt w:val="bullet"/>
      <w:lvlText w:val="•"/>
      <w:lvlJc w:val="left"/>
      <w:pPr>
        <w:ind w:left="4280" w:hanging="361"/>
      </w:pPr>
    </w:lvl>
    <w:lvl w:ilvl="5">
      <w:numFmt w:val="bullet"/>
      <w:lvlText w:val="•"/>
      <w:lvlJc w:val="left"/>
      <w:pPr>
        <w:ind w:left="5386" w:hanging="361"/>
      </w:pPr>
    </w:lvl>
    <w:lvl w:ilvl="6">
      <w:numFmt w:val="bullet"/>
      <w:lvlText w:val="•"/>
      <w:lvlJc w:val="left"/>
      <w:pPr>
        <w:ind w:left="6493" w:hanging="361"/>
      </w:pPr>
    </w:lvl>
    <w:lvl w:ilvl="7">
      <w:numFmt w:val="bullet"/>
      <w:lvlText w:val="•"/>
      <w:lvlJc w:val="left"/>
      <w:pPr>
        <w:ind w:left="7600" w:hanging="361"/>
      </w:pPr>
    </w:lvl>
    <w:lvl w:ilvl="8">
      <w:numFmt w:val="bullet"/>
      <w:lvlText w:val="•"/>
      <w:lvlJc w:val="left"/>
      <w:pPr>
        <w:ind w:left="8706" w:hanging="361"/>
      </w:pPr>
    </w:lvl>
  </w:abstractNum>
  <w:abstractNum w:abstractNumId="2" w15:restartNumberingAfterBreak="0">
    <w:nsid w:val="26AC5BE4"/>
    <w:multiLevelType w:val="multilevel"/>
    <w:tmpl w:val="2376E4B4"/>
    <w:lvl w:ilvl="0">
      <w:start w:val="1"/>
      <w:numFmt w:val="lowerRoman"/>
      <w:lvlText w:val="%1."/>
      <w:lvlJc w:val="left"/>
      <w:pPr>
        <w:ind w:left="965" w:hanging="361"/>
      </w:pPr>
      <w:rPr>
        <w:rFonts w:ascii="Times New Roman" w:eastAsia="Times New Roman" w:hAnsi="Times New Roman" w:cs="Times New Roman"/>
        <w:b/>
        <w:bCs/>
        <w:i w:val="0"/>
        <w:iCs w:val="0"/>
        <w:sz w:val="24"/>
        <w:szCs w:val="24"/>
      </w:rPr>
    </w:lvl>
    <w:lvl w:ilvl="1">
      <w:start w:val="1"/>
      <w:numFmt w:val="decimal"/>
      <w:lvlText w:val="%2."/>
      <w:lvlJc w:val="left"/>
      <w:pPr>
        <w:ind w:left="965" w:hanging="180"/>
      </w:pPr>
      <w:rPr>
        <w:rFonts w:ascii="Times New Roman" w:eastAsia="Times New Roman" w:hAnsi="Times New Roman" w:cs="Times New Roman"/>
        <w:b w:val="0"/>
        <w:bCs w:val="0"/>
        <w:i w:val="0"/>
        <w:iCs w:val="0"/>
        <w:sz w:val="20"/>
        <w:szCs w:val="20"/>
      </w:rPr>
    </w:lvl>
    <w:lvl w:ilvl="2">
      <w:numFmt w:val="bullet"/>
      <w:lvlText w:val="•"/>
      <w:lvlJc w:val="left"/>
      <w:pPr>
        <w:ind w:left="2952" w:hanging="180"/>
      </w:pPr>
    </w:lvl>
    <w:lvl w:ilvl="3">
      <w:numFmt w:val="bullet"/>
      <w:lvlText w:val="•"/>
      <w:lvlJc w:val="left"/>
      <w:pPr>
        <w:ind w:left="3948" w:hanging="180"/>
      </w:pPr>
    </w:lvl>
    <w:lvl w:ilvl="4">
      <w:numFmt w:val="bullet"/>
      <w:lvlText w:val="•"/>
      <w:lvlJc w:val="left"/>
      <w:pPr>
        <w:ind w:left="4944" w:hanging="180"/>
      </w:pPr>
    </w:lvl>
    <w:lvl w:ilvl="5">
      <w:numFmt w:val="bullet"/>
      <w:lvlText w:val="•"/>
      <w:lvlJc w:val="left"/>
      <w:pPr>
        <w:ind w:left="5940" w:hanging="180"/>
      </w:pPr>
    </w:lvl>
    <w:lvl w:ilvl="6">
      <w:numFmt w:val="bullet"/>
      <w:lvlText w:val="•"/>
      <w:lvlJc w:val="left"/>
      <w:pPr>
        <w:ind w:left="6936" w:hanging="180"/>
      </w:pPr>
    </w:lvl>
    <w:lvl w:ilvl="7">
      <w:numFmt w:val="bullet"/>
      <w:lvlText w:val="•"/>
      <w:lvlJc w:val="left"/>
      <w:pPr>
        <w:ind w:left="7932" w:hanging="180"/>
      </w:pPr>
    </w:lvl>
    <w:lvl w:ilvl="8">
      <w:numFmt w:val="bullet"/>
      <w:lvlText w:val="•"/>
      <w:lvlJc w:val="left"/>
      <w:pPr>
        <w:ind w:left="8928" w:hanging="180"/>
      </w:pPr>
    </w:lvl>
  </w:abstractNum>
  <w:abstractNum w:abstractNumId="3" w15:restartNumberingAfterBreak="0">
    <w:nsid w:val="306B35C4"/>
    <w:multiLevelType w:val="multilevel"/>
    <w:tmpl w:val="A560C634"/>
    <w:lvl w:ilvl="0">
      <w:start w:val="1"/>
      <w:numFmt w:val="decimal"/>
      <w:lvlText w:val="%1."/>
      <w:lvlJc w:val="left"/>
      <w:pPr>
        <w:ind w:left="607" w:hanging="335"/>
      </w:pPr>
      <w:rPr>
        <w:rFonts w:ascii="Calibri" w:eastAsia="Calibri" w:hAnsi="Calibri" w:cs="Calibri"/>
        <w:b w:val="0"/>
        <w:bCs w:val="0"/>
        <w:i w:val="0"/>
        <w:iCs w:val="0"/>
        <w:sz w:val="24"/>
        <w:szCs w:val="24"/>
      </w:rPr>
    </w:lvl>
    <w:lvl w:ilvl="1">
      <w:numFmt w:val="bullet"/>
      <w:lvlText w:val="•"/>
      <w:lvlJc w:val="left"/>
      <w:pPr>
        <w:ind w:left="1576" w:hanging="335"/>
      </w:pPr>
    </w:lvl>
    <w:lvl w:ilvl="2">
      <w:numFmt w:val="bullet"/>
      <w:lvlText w:val="•"/>
      <w:lvlJc w:val="left"/>
      <w:pPr>
        <w:ind w:left="2552" w:hanging="335"/>
      </w:pPr>
    </w:lvl>
    <w:lvl w:ilvl="3">
      <w:numFmt w:val="bullet"/>
      <w:lvlText w:val="•"/>
      <w:lvlJc w:val="left"/>
      <w:pPr>
        <w:ind w:left="3528" w:hanging="335"/>
      </w:pPr>
    </w:lvl>
    <w:lvl w:ilvl="4">
      <w:numFmt w:val="bullet"/>
      <w:lvlText w:val="•"/>
      <w:lvlJc w:val="left"/>
      <w:pPr>
        <w:ind w:left="4505" w:hanging="335"/>
      </w:pPr>
    </w:lvl>
    <w:lvl w:ilvl="5">
      <w:numFmt w:val="bullet"/>
      <w:lvlText w:val="•"/>
      <w:lvlJc w:val="left"/>
      <w:pPr>
        <w:ind w:left="5481" w:hanging="335"/>
      </w:pPr>
    </w:lvl>
    <w:lvl w:ilvl="6">
      <w:numFmt w:val="bullet"/>
      <w:lvlText w:val="•"/>
      <w:lvlJc w:val="left"/>
      <w:pPr>
        <w:ind w:left="6457" w:hanging="335"/>
      </w:pPr>
    </w:lvl>
    <w:lvl w:ilvl="7">
      <w:numFmt w:val="bullet"/>
      <w:lvlText w:val="•"/>
      <w:lvlJc w:val="left"/>
      <w:pPr>
        <w:ind w:left="7433" w:hanging="335"/>
      </w:pPr>
    </w:lvl>
    <w:lvl w:ilvl="8">
      <w:numFmt w:val="bullet"/>
      <w:lvlText w:val="•"/>
      <w:lvlJc w:val="left"/>
      <w:pPr>
        <w:ind w:left="8410" w:hanging="335"/>
      </w:pPr>
    </w:lvl>
  </w:abstractNum>
  <w:abstractNum w:abstractNumId="4" w15:restartNumberingAfterBreak="0">
    <w:nsid w:val="3A2A2D56"/>
    <w:multiLevelType w:val="multilevel"/>
    <w:tmpl w:val="01BE143E"/>
    <w:lvl w:ilvl="0">
      <w:start w:val="1"/>
      <w:numFmt w:val="decimal"/>
      <w:lvlText w:val="%1."/>
      <w:lvlJc w:val="left"/>
      <w:pPr>
        <w:ind w:left="965" w:hanging="363"/>
      </w:pPr>
      <w:rPr>
        <w:rFonts w:ascii="Times New Roman" w:eastAsia="Times New Roman" w:hAnsi="Times New Roman" w:cs="Times New Roman"/>
        <w:b w:val="0"/>
        <w:bCs w:val="0"/>
        <w:i w:val="0"/>
        <w:iCs w:val="0"/>
        <w:sz w:val="22"/>
        <w:szCs w:val="22"/>
      </w:rPr>
    </w:lvl>
    <w:lvl w:ilvl="1">
      <w:numFmt w:val="bullet"/>
      <w:lvlText w:val="●"/>
      <w:lvlJc w:val="left"/>
      <w:pPr>
        <w:ind w:left="965" w:hanging="361"/>
      </w:pPr>
      <w:rPr>
        <w:rFonts w:ascii="Noto Sans Symbols" w:eastAsia="Noto Sans Symbols" w:hAnsi="Noto Sans Symbols" w:cs="Noto Sans Symbols"/>
        <w:b w:val="0"/>
        <w:bCs w:val="0"/>
        <w:i w:val="0"/>
        <w:iCs w:val="0"/>
        <w:sz w:val="24"/>
        <w:szCs w:val="24"/>
      </w:rPr>
    </w:lvl>
    <w:lvl w:ilvl="2">
      <w:numFmt w:val="bullet"/>
      <w:lvlText w:val="•"/>
      <w:lvlJc w:val="left"/>
      <w:pPr>
        <w:ind w:left="2952" w:hanging="361"/>
      </w:pPr>
    </w:lvl>
    <w:lvl w:ilvl="3">
      <w:numFmt w:val="bullet"/>
      <w:lvlText w:val="•"/>
      <w:lvlJc w:val="left"/>
      <w:pPr>
        <w:ind w:left="3948" w:hanging="361"/>
      </w:pPr>
    </w:lvl>
    <w:lvl w:ilvl="4">
      <w:numFmt w:val="bullet"/>
      <w:lvlText w:val="•"/>
      <w:lvlJc w:val="left"/>
      <w:pPr>
        <w:ind w:left="4944" w:hanging="361"/>
      </w:pPr>
    </w:lvl>
    <w:lvl w:ilvl="5">
      <w:numFmt w:val="bullet"/>
      <w:lvlText w:val="•"/>
      <w:lvlJc w:val="left"/>
      <w:pPr>
        <w:ind w:left="5940" w:hanging="361"/>
      </w:pPr>
    </w:lvl>
    <w:lvl w:ilvl="6">
      <w:numFmt w:val="bullet"/>
      <w:lvlText w:val="•"/>
      <w:lvlJc w:val="left"/>
      <w:pPr>
        <w:ind w:left="6936" w:hanging="361"/>
      </w:pPr>
    </w:lvl>
    <w:lvl w:ilvl="7">
      <w:numFmt w:val="bullet"/>
      <w:lvlText w:val="•"/>
      <w:lvlJc w:val="left"/>
      <w:pPr>
        <w:ind w:left="7932" w:hanging="361"/>
      </w:pPr>
    </w:lvl>
    <w:lvl w:ilvl="8">
      <w:numFmt w:val="bullet"/>
      <w:lvlText w:val="•"/>
      <w:lvlJc w:val="left"/>
      <w:pPr>
        <w:ind w:left="8928" w:hanging="361"/>
      </w:pPr>
    </w:lvl>
  </w:abstractNum>
  <w:abstractNum w:abstractNumId="5" w15:restartNumberingAfterBreak="0">
    <w:nsid w:val="3FC364E9"/>
    <w:multiLevelType w:val="multilevel"/>
    <w:tmpl w:val="188E5CE8"/>
    <w:lvl w:ilvl="0">
      <w:start w:val="1"/>
      <w:numFmt w:val="decimal"/>
      <w:lvlText w:val="%1."/>
      <w:lvlJc w:val="left"/>
      <w:pPr>
        <w:ind w:left="377" w:hanging="361"/>
      </w:pPr>
      <w:rPr>
        <w:rFonts w:ascii="Times New Roman" w:eastAsia="Times New Roman" w:hAnsi="Times New Roman" w:cs="Times New Roman"/>
        <w:b/>
        <w:bCs/>
        <w:i w:val="0"/>
        <w:iCs w:val="0"/>
        <w:sz w:val="24"/>
        <w:szCs w:val="24"/>
      </w:rPr>
    </w:lvl>
    <w:lvl w:ilvl="1">
      <w:start w:val="1"/>
      <w:numFmt w:val="lowerLetter"/>
      <w:lvlText w:val="%2."/>
      <w:lvlJc w:val="left"/>
      <w:pPr>
        <w:ind w:left="377" w:hanging="361"/>
      </w:pPr>
      <w:rPr>
        <w:rFonts w:ascii="Times New Roman" w:eastAsia="Times New Roman" w:hAnsi="Times New Roman" w:cs="Times New Roman"/>
        <w:b/>
        <w:bCs/>
        <w:i w:val="0"/>
        <w:iCs w:val="0"/>
        <w:sz w:val="24"/>
        <w:szCs w:val="24"/>
      </w:rPr>
    </w:lvl>
    <w:lvl w:ilvl="2">
      <w:numFmt w:val="bullet"/>
      <w:lvlText w:val="•"/>
      <w:lvlJc w:val="left"/>
      <w:pPr>
        <w:ind w:left="2376" w:hanging="361"/>
      </w:pPr>
    </w:lvl>
    <w:lvl w:ilvl="3">
      <w:numFmt w:val="bullet"/>
      <w:lvlText w:val="•"/>
      <w:lvlJc w:val="left"/>
      <w:pPr>
        <w:ind w:left="3374" w:hanging="361"/>
      </w:pPr>
    </w:lvl>
    <w:lvl w:ilvl="4">
      <w:numFmt w:val="bullet"/>
      <w:lvlText w:val="•"/>
      <w:lvlJc w:val="left"/>
      <w:pPr>
        <w:ind w:left="4373" w:hanging="361"/>
      </w:pPr>
    </w:lvl>
    <w:lvl w:ilvl="5">
      <w:numFmt w:val="bullet"/>
      <w:lvlText w:val="•"/>
      <w:lvlJc w:val="left"/>
      <w:pPr>
        <w:ind w:left="5371" w:hanging="361"/>
      </w:pPr>
    </w:lvl>
    <w:lvl w:ilvl="6">
      <w:numFmt w:val="bullet"/>
      <w:lvlText w:val="•"/>
      <w:lvlJc w:val="left"/>
      <w:pPr>
        <w:ind w:left="6369" w:hanging="361"/>
      </w:pPr>
    </w:lvl>
    <w:lvl w:ilvl="7">
      <w:numFmt w:val="bullet"/>
      <w:lvlText w:val="•"/>
      <w:lvlJc w:val="left"/>
      <w:pPr>
        <w:ind w:left="7367" w:hanging="361"/>
      </w:pPr>
    </w:lvl>
    <w:lvl w:ilvl="8">
      <w:numFmt w:val="bullet"/>
      <w:lvlText w:val="•"/>
      <w:lvlJc w:val="left"/>
      <w:pPr>
        <w:ind w:left="8366" w:hanging="361"/>
      </w:pPr>
    </w:lvl>
  </w:abstractNum>
  <w:abstractNum w:abstractNumId="6" w15:restartNumberingAfterBreak="0">
    <w:nsid w:val="74DA1A11"/>
    <w:multiLevelType w:val="multilevel"/>
    <w:tmpl w:val="B544854C"/>
    <w:lvl w:ilvl="0">
      <w:start w:val="1"/>
      <w:numFmt w:val="lowerLetter"/>
      <w:lvlText w:val="%1)"/>
      <w:lvlJc w:val="left"/>
      <w:pPr>
        <w:ind w:left="1437" w:hanging="423"/>
      </w:pPr>
      <w:rPr>
        <w:rFonts w:ascii="Times New Roman" w:eastAsia="Times New Roman" w:hAnsi="Times New Roman" w:cs="Times New Roman"/>
        <w:b w:val="0"/>
        <w:bCs w:val="0"/>
        <w:i w:val="0"/>
        <w:iCs w:val="0"/>
        <w:sz w:val="26"/>
        <w:szCs w:val="26"/>
      </w:rPr>
    </w:lvl>
    <w:lvl w:ilvl="1">
      <w:start w:val="1"/>
      <w:numFmt w:val="decimal"/>
      <w:lvlText w:val="%2)"/>
      <w:lvlJc w:val="left"/>
      <w:pPr>
        <w:ind w:left="1375" w:hanging="360"/>
      </w:pPr>
      <w:rPr>
        <w:rFonts w:ascii="Times New Roman" w:eastAsia="Times New Roman" w:hAnsi="Times New Roman" w:cs="Times New Roman"/>
        <w:b w:val="0"/>
        <w:bCs w:val="0"/>
        <w:i w:val="0"/>
        <w:iCs w:val="0"/>
        <w:sz w:val="26"/>
        <w:szCs w:val="26"/>
      </w:rPr>
    </w:lvl>
    <w:lvl w:ilvl="2">
      <w:start w:val="1"/>
      <w:numFmt w:val="lowerLetter"/>
      <w:lvlText w:val="%3)"/>
      <w:lvlJc w:val="left"/>
      <w:pPr>
        <w:ind w:left="1375" w:hanging="360"/>
      </w:pPr>
      <w:rPr>
        <w:rFonts w:ascii="Times New Roman" w:eastAsia="Times New Roman" w:hAnsi="Times New Roman" w:cs="Times New Roman"/>
        <w:b w:val="0"/>
        <w:bCs w:val="0"/>
        <w:i w:val="0"/>
        <w:iCs w:val="0"/>
        <w:sz w:val="26"/>
        <w:szCs w:val="26"/>
      </w:rPr>
    </w:lvl>
    <w:lvl w:ilvl="3">
      <w:numFmt w:val="bullet"/>
      <w:lvlText w:val="•"/>
      <w:lvlJc w:val="left"/>
      <w:pPr>
        <w:ind w:left="3578" w:hanging="360"/>
      </w:pPr>
    </w:lvl>
    <w:lvl w:ilvl="4">
      <w:numFmt w:val="bullet"/>
      <w:lvlText w:val="•"/>
      <w:lvlJc w:val="left"/>
      <w:pPr>
        <w:ind w:left="4647" w:hanging="360"/>
      </w:pPr>
    </w:lvl>
    <w:lvl w:ilvl="5">
      <w:numFmt w:val="bullet"/>
      <w:lvlText w:val="•"/>
      <w:lvlJc w:val="left"/>
      <w:pPr>
        <w:ind w:left="5716" w:hanging="360"/>
      </w:pPr>
    </w:lvl>
    <w:lvl w:ilvl="6">
      <w:numFmt w:val="bullet"/>
      <w:lvlText w:val="•"/>
      <w:lvlJc w:val="left"/>
      <w:pPr>
        <w:ind w:left="6785" w:hanging="360"/>
      </w:pPr>
    </w:lvl>
    <w:lvl w:ilvl="7">
      <w:numFmt w:val="bullet"/>
      <w:lvlText w:val="•"/>
      <w:lvlJc w:val="left"/>
      <w:pPr>
        <w:ind w:left="7854" w:hanging="360"/>
      </w:pPr>
    </w:lvl>
    <w:lvl w:ilvl="8">
      <w:numFmt w:val="bullet"/>
      <w:lvlText w:val="•"/>
      <w:lvlJc w:val="left"/>
      <w:pPr>
        <w:ind w:left="8923" w:hanging="360"/>
      </w:pPr>
    </w:lvl>
  </w:abstractNum>
  <w:abstractNum w:abstractNumId="7" w15:restartNumberingAfterBreak="0">
    <w:nsid w:val="7BEA03F7"/>
    <w:multiLevelType w:val="multilevel"/>
    <w:tmpl w:val="76A03D7C"/>
    <w:lvl w:ilvl="0">
      <w:numFmt w:val="bullet"/>
      <w:lvlText w:val="●"/>
      <w:lvlJc w:val="left"/>
      <w:pPr>
        <w:ind w:left="953" w:hanging="360"/>
      </w:pPr>
      <w:rPr>
        <w:rFonts w:ascii="Noto Sans Symbols" w:eastAsia="Noto Sans Symbols" w:hAnsi="Noto Sans Symbols" w:cs="Noto Sans Symbols"/>
        <w:b w:val="0"/>
        <w:bCs w:val="0"/>
        <w:i w:val="0"/>
        <w:iCs w:val="0"/>
        <w:sz w:val="26"/>
        <w:szCs w:val="26"/>
      </w:rPr>
    </w:lvl>
    <w:lvl w:ilvl="1">
      <w:numFmt w:val="bullet"/>
      <w:lvlText w:val="•"/>
      <w:lvlJc w:val="left"/>
      <w:pPr>
        <w:ind w:left="1900" w:hanging="360"/>
      </w:pPr>
    </w:lvl>
    <w:lvl w:ilvl="2">
      <w:numFmt w:val="bullet"/>
      <w:lvlText w:val="•"/>
      <w:lvlJc w:val="left"/>
      <w:pPr>
        <w:ind w:left="2840" w:hanging="360"/>
      </w:pPr>
    </w:lvl>
    <w:lvl w:ilvl="3">
      <w:numFmt w:val="bullet"/>
      <w:lvlText w:val="•"/>
      <w:lvlJc w:val="left"/>
      <w:pPr>
        <w:ind w:left="3780" w:hanging="360"/>
      </w:pPr>
    </w:lvl>
    <w:lvl w:ilvl="4">
      <w:numFmt w:val="bullet"/>
      <w:lvlText w:val="•"/>
      <w:lvlJc w:val="left"/>
      <w:pPr>
        <w:ind w:left="4721" w:hanging="360"/>
      </w:pPr>
    </w:lvl>
    <w:lvl w:ilvl="5">
      <w:numFmt w:val="bullet"/>
      <w:lvlText w:val="•"/>
      <w:lvlJc w:val="left"/>
      <w:pPr>
        <w:ind w:left="5661" w:hanging="360"/>
      </w:pPr>
    </w:lvl>
    <w:lvl w:ilvl="6">
      <w:numFmt w:val="bullet"/>
      <w:lvlText w:val="•"/>
      <w:lvlJc w:val="left"/>
      <w:pPr>
        <w:ind w:left="6601" w:hanging="360"/>
      </w:pPr>
    </w:lvl>
    <w:lvl w:ilvl="7">
      <w:numFmt w:val="bullet"/>
      <w:lvlText w:val="•"/>
      <w:lvlJc w:val="left"/>
      <w:pPr>
        <w:ind w:left="7541" w:hanging="360"/>
      </w:pPr>
    </w:lvl>
    <w:lvl w:ilvl="8">
      <w:numFmt w:val="bullet"/>
      <w:lvlText w:val="•"/>
      <w:lvlJc w:val="left"/>
      <w:pPr>
        <w:ind w:left="8482" w:hanging="360"/>
      </w:pPr>
    </w:lvl>
  </w:abstractNum>
  <w:abstractNum w:abstractNumId="8" w15:restartNumberingAfterBreak="0">
    <w:nsid w:val="7F0F3166"/>
    <w:multiLevelType w:val="multilevel"/>
    <w:tmpl w:val="A4549E24"/>
    <w:lvl w:ilvl="0">
      <w:start w:val="1"/>
      <w:numFmt w:val="decimal"/>
      <w:lvlText w:val="%1."/>
      <w:lvlJc w:val="left"/>
      <w:pPr>
        <w:ind w:left="722" w:hanging="360"/>
      </w:pPr>
    </w:lvl>
    <w:lvl w:ilvl="1">
      <w:start w:val="1"/>
      <w:numFmt w:val="lowerLetter"/>
      <w:lvlText w:val="%2."/>
      <w:lvlJc w:val="left"/>
      <w:pPr>
        <w:ind w:left="1442" w:hanging="360"/>
      </w:pPr>
    </w:lvl>
    <w:lvl w:ilvl="2">
      <w:start w:val="1"/>
      <w:numFmt w:val="lowerRoman"/>
      <w:lvlText w:val="%3."/>
      <w:lvlJc w:val="right"/>
      <w:pPr>
        <w:ind w:left="2162" w:hanging="180"/>
      </w:pPr>
    </w:lvl>
    <w:lvl w:ilvl="3">
      <w:start w:val="1"/>
      <w:numFmt w:val="decimal"/>
      <w:lvlText w:val="%4."/>
      <w:lvlJc w:val="left"/>
      <w:pPr>
        <w:ind w:left="2882" w:hanging="360"/>
      </w:pPr>
    </w:lvl>
    <w:lvl w:ilvl="4">
      <w:start w:val="1"/>
      <w:numFmt w:val="lowerLetter"/>
      <w:lvlText w:val="%5."/>
      <w:lvlJc w:val="left"/>
      <w:pPr>
        <w:ind w:left="3602" w:hanging="360"/>
      </w:pPr>
    </w:lvl>
    <w:lvl w:ilvl="5">
      <w:start w:val="1"/>
      <w:numFmt w:val="lowerRoman"/>
      <w:lvlText w:val="%6."/>
      <w:lvlJc w:val="right"/>
      <w:pPr>
        <w:ind w:left="4322" w:hanging="180"/>
      </w:pPr>
    </w:lvl>
    <w:lvl w:ilvl="6">
      <w:start w:val="1"/>
      <w:numFmt w:val="decimal"/>
      <w:lvlText w:val="%7."/>
      <w:lvlJc w:val="left"/>
      <w:pPr>
        <w:ind w:left="5042" w:hanging="360"/>
      </w:pPr>
    </w:lvl>
    <w:lvl w:ilvl="7">
      <w:start w:val="1"/>
      <w:numFmt w:val="lowerLetter"/>
      <w:lvlText w:val="%8."/>
      <w:lvlJc w:val="left"/>
      <w:pPr>
        <w:ind w:left="5762" w:hanging="360"/>
      </w:pPr>
    </w:lvl>
    <w:lvl w:ilvl="8">
      <w:start w:val="1"/>
      <w:numFmt w:val="lowerRoman"/>
      <w:lvlText w:val="%9."/>
      <w:lvlJc w:val="right"/>
      <w:pPr>
        <w:ind w:left="6482" w:hanging="180"/>
      </w:pPr>
    </w:lvl>
  </w:abstractNum>
  <w:num w:numId="1" w16cid:durableId="1369598615">
    <w:abstractNumId w:val="6"/>
  </w:num>
  <w:num w:numId="2" w16cid:durableId="1626276819">
    <w:abstractNumId w:val="7"/>
  </w:num>
  <w:num w:numId="3" w16cid:durableId="166867704">
    <w:abstractNumId w:val="5"/>
  </w:num>
  <w:num w:numId="4" w16cid:durableId="2029402447">
    <w:abstractNumId w:val="3"/>
  </w:num>
  <w:num w:numId="5" w16cid:durableId="696127729">
    <w:abstractNumId w:val="0"/>
  </w:num>
  <w:num w:numId="6" w16cid:durableId="1894269108">
    <w:abstractNumId w:val="8"/>
  </w:num>
  <w:num w:numId="7" w16cid:durableId="118961125">
    <w:abstractNumId w:val="2"/>
  </w:num>
  <w:num w:numId="8" w16cid:durableId="1259287908">
    <w:abstractNumId w:val="4"/>
  </w:num>
  <w:num w:numId="9" w16cid:durableId="13113228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3430"/>
    <w:rsid w:val="00020748"/>
    <w:rsid w:val="000D7644"/>
    <w:rsid w:val="00173430"/>
    <w:rsid w:val="00410809"/>
    <w:rsid w:val="006D5E90"/>
    <w:rsid w:val="007203C0"/>
    <w:rsid w:val="009C4190"/>
    <w:rsid w:val="00F075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6E77F3"/>
  <w15:docId w15:val="{849AEC47-CC81-42FC-9428-B8DD3B7910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ind w:left="511"/>
      <w:outlineLvl w:val="0"/>
    </w:pPr>
    <w:rPr>
      <w:b/>
      <w:bCs/>
      <w:sz w:val="30"/>
      <w:szCs w:val="30"/>
    </w:rPr>
  </w:style>
  <w:style w:type="paragraph" w:styleId="Heading2">
    <w:name w:val="heading 2"/>
    <w:basedOn w:val="Normal"/>
    <w:next w:val="Normal"/>
    <w:uiPriority w:val="9"/>
    <w:unhideWhenUsed/>
    <w:qFormat/>
    <w:pPr>
      <w:ind w:left="45"/>
      <w:outlineLvl w:val="1"/>
    </w:pPr>
    <w:rPr>
      <w:b/>
      <w:bCs/>
      <w:sz w:val="28"/>
      <w:szCs w:val="28"/>
    </w:rPr>
  </w:style>
  <w:style w:type="paragraph" w:styleId="Heading3">
    <w:name w:val="heading 3"/>
    <w:basedOn w:val="Normal"/>
    <w:next w:val="Normal"/>
    <w:uiPriority w:val="9"/>
    <w:unhideWhenUsed/>
    <w:qFormat/>
    <w:pPr>
      <w:spacing w:before="82"/>
      <w:ind w:left="1015"/>
      <w:outlineLvl w:val="2"/>
    </w:pPr>
    <w:rPr>
      <w:rFonts w:ascii="Cambria" w:eastAsia="Cambria" w:hAnsi="Cambria" w:cs="Cambria"/>
      <w:b/>
      <w:bCs/>
      <w:sz w:val="26"/>
      <w:szCs w:val="26"/>
    </w:rPr>
  </w:style>
  <w:style w:type="paragraph" w:styleId="Heading4">
    <w:name w:val="heading 4"/>
    <w:basedOn w:val="Normal"/>
    <w:next w:val="Normal"/>
    <w:uiPriority w:val="9"/>
    <w:unhideWhenUsed/>
    <w:qFormat/>
    <w:pPr>
      <w:ind w:left="965"/>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ind w:left="116" w:right="764"/>
      <w:jc w:val="center"/>
    </w:pPr>
    <w:rPr>
      <w:rFonts w:ascii="Calibri" w:eastAsia="Calibri" w:hAnsi="Calibri" w:cs="Calibri"/>
      <w:b/>
      <w:bCs/>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widowControl/>
    </w:pPr>
    <w:rPr>
      <w:sz w:val="24"/>
      <w:szCs w:val="24"/>
    </w:r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CPU@3.40GHZ"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footer" Target="footer3.xml"/><Relationship Id="rId10" Type="http://schemas.openxmlformats.org/officeDocument/2006/relationships/image" Target="media/image4.png"/><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5.png"/><Relationship Id="rId22" Type="http://schemas.openxmlformats.org/officeDocument/2006/relationships/image" Target="media/image1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31</Pages>
  <Words>6238</Words>
  <Characters>35559</Characters>
  <Application>Microsoft Office Word</Application>
  <DocSecurity>0</DocSecurity>
  <Lines>296</Lines>
  <Paragraphs>83</Paragraphs>
  <ScaleCrop>false</ScaleCrop>
  <Company/>
  <LinksUpToDate>false</LinksUpToDate>
  <CharactersWithSpaces>41714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vastav sekar</cp:lastModifiedBy>
  <cp:revision>2</cp:revision>
  <dcterms:created xsi:type="dcterms:W3CDTF">2026-04-26T15:29:00Z</dcterms:created>
  <dcterms:modified xsi:type="dcterms:W3CDTF">2026-04-26T15:29:00Z</dcterms:modified>
</cp:coreProperties>
</file>